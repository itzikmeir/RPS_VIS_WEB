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8C84A" w14:textId="77777777" w:rsidR="00894368" w:rsidRDefault="00000000">
      <w:pPr>
        <w:spacing w:after="92" w:line="246" w:lineRule="auto"/>
        <w:ind w:left="0" w:right="0" w:firstLine="0"/>
        <w:jc w:val="center"/>
      </w:pPr>
      <w:r>
        <w:rPr>
          <w:b/>
          <w:sz w:val="29"/>
        </w:rPr>
        <w:t>Augmented Reality Improves Mobility in Dim Light for Users with Night Blindness</w:t>
      </w:r>
    </w:p>
    <w:p w14:paraId="6948B1E5" w14:textId="77777777" w:rsidR="00894368" w:rsidRDefault="00000000">
      <w:pPr>
        <w:tabs>
          <w:tab w:val="center" w:pos="1555"/>
          <w:tab w:val="center" w:pos="4852"/>
          <w:tab w:val="center" w:pos="8149"/>
        </w:tabs>
        <w:spacing w:after="37" w:line="259" w:lineRule="auto"/>
        <w:ind w:left="0" w:right="0" w:firstLine="0"/>
        <w:jc w:val="left"/>
      </w:pPr>
      <w:r>
        <w:rPr>
          <w:sz w:val="22"/>
        </w:rPr>
        <w:tab/>
      </w:r>
      <w:r>
        <w:rPr>
          <w:sz w:val="20"/>
        </w:rPr>
        <w:t>Muhammad Haj Ali</w:t>
      </w:r>
      <w:r>
        <w:rPr>
          <w:sz w:val="15"/>
        </w:rPr>
        <w:t>*</w:t>
      </w:r>
      <w:r>
        <w:rPr>
          <w:sz w:val="15"/>
        </w:rPr>
        <w:tab/>
      </w:r>
      <w:r>
        <w:rPr>
          <w:sz w:val="20"/>
        </w:rPr>
        <w:t xml:space="preserve">Rafael </w:t>
      </w:r>
      <w:proofErr w:type="spellStart"/>
      <w:r>
        <w:rPr>
          <w:sz w:val="20"/>
        </w:rPr>
        <w:t>Damouni</w:t>
      </w:r>
      <w:proofErr w:type="spellEnd"/>
      <w:r>
        <w:rPr>
          <w:sz w:val="20"/>
          <w:vertAlign w:val="superscript"/>
        </w:rPr>
        <w:t>†</w:t>
      </w:r>
      <w:r>
        <w:rPr>
          <w:sz w:val="20"/>
          <w:vertAlign w:val="superscript"/>
        </w:rPr>
        <w:tab/>
      </w:r>
      <w:r>
        <w:rPr>
          <w:sz w:val="20"/>
        </w:rPr>
        <w:t>Amjad Nassar</w:t>
      </w:r>
      <w:r>
        <w:rPr>
          <w:sz w:val="20"/>
          <w:vertAlign w:val="superscript"/>
        </w:rPr>
        <w:t>‡</w:t>
      </w:r>
    </w:p>
    <w:p w14:paraId="24DD9781" w14:textId="77777777" w:rsidR="00894368" w:rsidRDefault="00000000">
      <w:pPr>
        <w:tabs>
          <w:tab w:val="center" w:pos="4816"/>
          <w:tab w:val="right" w:pos="9631"/>
        </w:tabs>
        <w:spacing w:after="63" w:line="259" w:lineRule="auto"/>
        <w:ind w:left="0" w:right="0" w:firstLine="0"/>
        <w:jc w:val="left"/>
      </w:pPr>
      <w:r>
        <w:rPr>
          <w:sz w:val="16"/>
        </w:rPr>
        <w:t>Information Systems, University of Haifa</w:t>
      </w:r>
      <w:r>
        <w:rPr>
          <w:sz w:val="16"/>
        </w:rPr>
        <w:tab/>
        <w:t>Information Systems, University of Haifa</w:t>
      </w:r>
      <w:r>
        <w:rPr>
          <w:sz w:val="16"/>
        </w:rPr>
        <w:tab/>
        <w:t>Information Systems, University of Haifa</w:t>
      </w:r>
    </w:p>
    <w:p w14:paraId="6409E642" w14:textId="77777777" w:rsidR="00894368" w:rsidRPr="00116441" w:rsidRDefault="00000000">
      <w:pPr>
        <w:tabs>
          <w:tab w:val="center" w:pos="3155"/>
          <w:tab w:val="center" w:pos="6633"/>
        </w:tabs>
        <w:spacing w:after="37" w:line="259" w:lineRule="auto"/>
        <w:ind w:left="0" w:right="0" w:firstLine="0"/>
        <w:jc w:val="left"/>
        <w:rPr>
          <w:lang w:val="fi-FI"/>
        </w:rPr>
      </w:pPr>
      <w:r>
        <w:rPr>
          <w:sz w:val="22"/>
        </w:rPr>
        <w:tab/>
      </w:r>
      <w:r w:rsidRPr="00116441">
        <w:rPr>
          <w:sz w:val="20"/>
          <w:lang w:val="fi-FI"/>
        </w:rPr>
        <w:t xml:space="preserve">Ilan </w:t>
      </w:r>
      <w:proofErr w:type="spellStart"/>
      <w:r w:rsidRPr="00116441">
        <w:rPr>
          <w:sz w:val="20"/>
          <w:lang w:val="fi-FI"/>
        </w:rPr>
        <w:t>Shimshoni</w:t>
      </w:r>
      <w:proofErr w:type="spellEnd"/>
      <w:r w:rsidRPr="00116441">
        <w:rPr>
          <w:sz w:val="20"/>
          <w:vertAlign w:val="superscript"/>
          <w:lang w:val="fi-FI"/>
        </w:rPr>
        <w:t>§</w:t>
      </w:r>
      <w:r w:rsidRPr="00116441">
        <w:rPr>
          <w:sz w:val="20"/>
          <w:vertAlign w:val="superscript"/>
          <w:lang w:val="fi-FI"/>
        </w:rPr>
        <w:tab/>
      </w:r>
      <w:r w:rsidRPr="00116441">
        <w:rPr>
          <w:sz w:val="20"/>
          <w:lang w:val="fi-FI"/>
        </w:rPr>
        <w:t xml:space="preserve">Sarit F. A. </w:t>
      </w:r>
      <w:proofErr w:type="spellStart"/>
      <w:r w:rsidRPr="00116441">
        <w:rPr>
          <w:sz w:val="20"/>
          <w:lang w:val="fi-FI"/>
        </w:rPr>
        <w:t>Szpiro</w:t>
      </w:r>
      <w:proofErr w:type="spellEnd"/>
      <w:r w:rsidRPr="00116441">
        <w:rPr>
          <w:sz w:val="20"/>
          <w:vertAlign w:val="superscript"/>
          <w:lang w:val="fi-FI"/>
        </w:rPr>
        <w:t>¶</w:t>
      </w:r>
    </w:p>
    <w:p w14:paraId="6AD36D3B" w14:textId="77777777" w:rsidR="00894368" w:rsidRDefault="00000000">
      <w:pPr>
        <w:tabs>
          <w:tab w:val="center" w:pos="3118"/>
          <w:tab w:val="center" w:pos="6600"/>
        </w:tabs>
        <w:spacing w:after="208" w:line="259" w:lineRule="auto"/>
        <w:ind w:left="0" w:right="0" w:firstLine="0"/>
        <w:jc w:val="left"/>
      </w:pPr>
      <w:r w:rsidRPr="00116441">
        <w:rPr>
          <w:sz w:val="22"/>
          <w:lang w:val="fi-FI"/>
        </w:rPr>
        <w:tab/>
      </w:r>
      <w:r>
        <w:rPr>
          <w:sz w:val="16"/>
        </w:rPr>
        <w:t>Information Systems, University of Haifa</w:t>
      </w:r>
      <w:r>
        <w:rPr>
          <w:sz w:val="16"/>
        </w:rPr>
        <w:tab/>
        <w:t>Special Education, University of Haifa</w:t>
      </w:r>
    </w:p>
    <w:p w14:paraId="4C1268EB" w14:textId="77777777" w:rsidR="00894368" w:rsidRDefault="00000000">
      <w:pPr>
        <w:spacing w:after="217" w:line="259" w:lineRule="auto"/>
        <w:ind w:left="251" w:right="0" w:firstLine="0"/>
        <w:jc w:val="left"/>
      </w:pPr>
      <w:r>
        <w:rPr>
          <w:noProof/>
        </w:rPr>
        <w:drawing>
          <wp:inline distT="0" distB="0" distL="0" distR="0" wp14:anchorId="49EBA56A" wp14:editId="7035A2A1">
            <wp:extent cx="5797287" cy="247123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
                    <a:stretch>
                      <a:fillRect/>
                    </a:stretch>
                  </pic:blipFill>
                  <pic:spPr>
                    <a:xfrm>
                      <a:off x="0" y="0"/>
                      <a:ext cx="5797287" cy="2471230"/>
                    </a:xfrm>
                    <a:prstGeom prst="rect">
                      <a:avLst/>
                    </a:prstGeom>
                  </pic:spPr>
                </pic:pic>
              </a:graphicData>
            </a:graphic>
          </wp:inline>
        </w:drawing>
      </w:r>
    </w:p>
    <w:p w14:paraId="794FDC34" w14:textId="77777777" w:rsidR="00894368" w:rsidRDefault="00000000">
      <w:r>
        <w:t>Figure 1: Illustrates key aspects of the visual assistance system and study setup. Left: comparison of normal vision (1) and low-vision (2) conditions in a nighttime street scene, highlighting visibility challenges faced by people with low vision. Middle: user’s point of view during the obstacle navigation task as seen through the HoloLens, shown with (3) and without (4) the AR-based visual enhancements (highlight mesh overlay). Right: (5) top-down view of the full obstacle course taken from the ceiling, showing the spatial layout and distribution of obstacles as well as a researcher walking the path.</w:t>
      </w:r>
    </w:p>
    <w:p w14:paraId="07BFB91F" w14:textId="77777777" w:rsidR="00894368" w:rsidRDefault="00894368">
      <w:pPr>
        <w:sectPr w:rsidR="00894368">
          <w:pgSz w:w="12240" w:h="15840"/>
          <w:pgMar w:top="1281" w:right="1304" w:bottom="1401" w:left="1304" w:header="720" w:footer="720" w:gutter="0"/>
          <w:cols w:space="720"/>
        </w:sectPr>
      </w:pPr>
    </w:p>
    <w:p w14:paraId="612D81E6" w14:textId="77777777" w:rsidR="00894368" w:rsidRDefault="00000000">
      <w:pPr>
        <w:pStyle w:val="Heading1"/>
        <w:numPr>
          <w:ilvl w:val="0"/>
          <w:numId w:val="0"/>
        </w:numPr>
        <w:ind w:left="-1"/>
      </w:pPr>
      <w:r>
        <w:rPr>
          <w:sz w:val="18"/>
        </w:rPr>
        <w:t>A</w:t>
      </w:r>
      <w:r>
        <w:t>BSTRACT</w:t>
      </w:r>
    </w:p>
    <w:p w14:paraId="29DD31C4" w14:textId="055C9C83" w:rsidR="00894368" w:rsidRDefault="00000000">
      <w:pPr>
        <w:ind w:left="-5" w:right="0"/>
      </w:pPr>
      <w:r>
        <w:t xml:space="preserve">Night blindness is a condition associated with low </w:t>
      </w:r>
      <w:proofErr w:type="spellStart"/>
      <w:r>
        <w:t>vision</w:t>
      </w:r>
      <w:ins w:id="0" w:author="שרית פליציה אנאיס שפירו" w:date="2025-11-04T14:31:00Z" w16du:dateUtc="2025-11-04T13:31:00Z">
        <w:r w:rsidR="00E05A76">
          <w:t>,</w:t>
        </w:r>
      </w:ins>
      <w:del w:id="1" w:author="שרית פליציה אנאיס שפירו" w:date="2025-11-04T14:31:00Z" w16du:dateUtc="2025-11-04T13:31:00Z">
        <w:r w:rsidDel="00E05A76">
          <w:delText xml:space="preserve"> in </w:delText>
        </w:r>
      </w:del>
      <w:r>
        <w:t>which</w:t>
      </w:r>
      <w:proofErr w:type="spellEnd"/>
      <w:r>
        <w:t xml:space="preserve"> </w:t>
      </w:r>
      <w:ins w:id="2" w:author="שרית פליציה אנאיס שפירו" w:date="2025-11-04T14:31:00Z" w16du:dateUtc="2025-11-04T13:31:00Z">
        <w:r w:rsidR="00E05A76">
          <w:t>makes it</w:t>
        </w:r>
      </w:ins>
      <w:del w:id="3" w:author="שרית פליציה אנאיס שפירו" w:date="2025-11-04T14:31:00Z" w16du:dateUtc="2025-11-04T13:31:00Z">
        <w:r w:rsidDel="00E05A76">
          <w:delText>it is</w:delText>
        </w:r>
      </w:del>
      <w:r>
        <w:t xml:space="preserve"> impossible to see in poor light. People with low vision (LV) who suffer from night blindness face significant challenges in dimly lit environments, including loss of the ability to walk independently and safely after dark. </w:t>
      </w:r>
      <w:del w:id="4" w:author="שרית פליציה אנאיס שפירו" w:date="2025-11-04T14:39:00Z" w16du:dateUtc="2025-11-04T13:39:00Z">
        <w:r w:rsidDel="00E05A76">
          <w:delText xml:space="preserve">Here, </w:delText>
        </w:r>
      </w:del>
      <w:ins w:id="5" w:author="שרית פליציה אנאיס שפירו" w:date="2025-11-04T14:39:00Z" w16du:dateUtc="2025-11-04T13:39:00Z">
        <w:r w:rsidR="00E05A76">
          <w:t xml:space="preserve">Our goal is to </w:t>
        </w:r>
      </w:ins>
      <w:ins w:id="6" w:author="שרית פליציה אנאיס שפירו" w:date="2025-11-04T14:34:00Z" w16du:dateUtc="2025-11-04T13:34:00Z">
        <w:r w:rsidR="00E05A76">
          <w:t xml:space="preserve">examine the </w:t>
        </w:r>
      </w:ins>
      <w:ins w:id="7" w:author="שרית פליציה אנאיס שפירו" w:date="2025-11-04T14:35:00Z" w16du:dateUtc="2025-11-04T13:35:00Z">
        <w:r w:rsidR="00E05A76">
          <w:t>potential</w:t>
        </w:r>
      </w:ins>
      <w:ins w:id="8" w:author="שרית פליציה אנאיס שפירו" w:date="2025-11-04T14:34:00Z" w16du:dateUtc="2025-11-04T13:34:00Z">
        <w:r w:rsidR="00E05A76">
          <w:t xml:space="preserve"> of</w:t>
        </w:r>
      </w:ins>
      <w:ins w:id="9" w:author="שרית פליציה אנאיס שפירו" w:date="2025-11-04T14:35:00Z" w16du:dateUtc="2025-11-04T13:35:00Z">
        <w:r w:rsidR="00E05A76">
          <w:t xml:space="preserve"> AR in helping </w:t>
        </w:r>
      </w:ins>
      <w:ins w:id="10" w:author="שרית פליציה אנאיס שפירו" w:date="2025-11-04T14:38:00Z" w16du:dateUtc="2025-11-04T13:38:00Z">
        <w:r w:rsidR="00E05A76">
          <w:t xml:space="preserve">people with night blindness in dim lighting. </w:t>
        </w:r>
      </w:ins>
      <w:ins w:id="11" w:author="שרית פליציה אנאיס שפירו" w:date="2025-11-04T14:39:00Z" w16du:dateUtc="2025-11-04T13:39:00Z">
        <w:r w:rsidR="00E05A76">
          <w:t>Here, we tes</w:t>
        </w:r>
      </w:ins>
      <w:ins w:id="12" w:author="שרית פליציה אנאיס שפירו" w:date="2025-11-04T14:40:00Z" w16du:dateUtc="2025-11-04T13:40:00Z">
        <w:r w:rsidR="00E05A76">
          <w:t>t</w:t>
        </w:r>
      </w:ins>
      <w:ins w:id="13" w:author="שרית פליציה אנאיס שפירו" w:date="2025-11-04T14:39:00Z" w16du:dateUtc="2025-11-04T13:39:00Z">
        <w:r w:rsidR="00E05A76">
          <w:t xml:space="preserve"> whether </w:t>
        </w:r>
      </w:ins>
      <w:ins w:id="14" w:author="שרית פליציה אנאיס שפירו" w:date="2025-11-04T14:35:00Z" w16du:dateUtc="2025-11-04T13:35:00Z">
        <w:r w:rsidR="00E05A76">
          <w:t xml:space="preserve">augmenting the visibility of obstacles </w:t>
        </w:r>
      </w:ins>
      <w:ins w:id="15" w:author="שרית פליציה אנאיס שפירו" w:date="2025-11-04T14:39:00Z" w16du:dateUtc="2025-11-04T13:39:00Z">
        <w:r w:rsidR="00E05A76">
          <w:t xml:space="preserve">with AR overlays can improve </w:t>
        </w:r>
      </w:ins>
      <w:ins w:id="16" w:author="שרית פליציה אנאיס שפירו" w:date="2025-11-04T14:40:00Z" w16du:dateUtc="2025-11-04T13:40:00Z">
        <w:r w:rsidR="00E05A76">
          <w:t xml:space="preserve">mobility in a </w:t>
        </w:r>
        <w:proofErr w:type="gramStart"/>
        <w:r w:rsidR="00E05A76">
          <w:t>low lit</w:t>
        </w:r>
        <w:proofErr w:type="gramEnd"/>
        <w:r w:rsidR="00E05A76">
          <w:t xml:space="preserve"> environment. W</w:t>
        </w:r>
      </w:ins>
      <w:del w:id="17" w:author="שרית פליציה אנאיס שפירו" w:date="2025-11-04T14:40:00Z" w16du:dateUtc="2025-11-04T13:40:00Z">
        <w:r w:rsidDel="00E05A76">
          <w:delText>w</w:delText>
        </w:r>
      </w:del>
      <w:r>
        <w:t xml:space="preserve">e conducted a study with </w:t>
      </w:r>
      <w:ins w:id="18" w:author="שרית פליציה אנאיס שפירו" w:date="2025-11-04T14:40:00Z" w16du:dateUtc="2025-11-04T13:40:00Z">
        <w:r w:rsidR="00E05A76">
          <w:t xml:space="preserve">XXX </w:t>
        </w:r>
      </w:ins>
      <w:r>
        <w:t xml:space="preserve">LV participants with night blindness (e.g., Retinitis Pigmentosa) to examine how AR overlays </w:t>
      </w:r>
      <w:ins w:id="19" w:author="שרית פליציה אנאיס שפירו" w:date="2025-11-04T14:41:00Z" w16du:dateUtc="2025-11-04T13:41:00Z">
        <w:r w:rsidR="00465E0B">
          <w:t xml:space="preserve">impact </w:t>
        </w:r>
      </w:ins>
      <w:del w:id="20" w:author="שרית פליציה אנאיס שפירו" w:date="2025-11-04T14:41:00Z" w16du:dateUtc="2025-11-04T13:41:00Z">
        <w:r w:rsidDel="00465E0B">
          <w:delText xml:space="preserve">can assist in improving </w:delText>
        </w:r>
      </w:del>
      <w:r>
        <w:t xml:space="preserve">object visibility </w:t>
      </w:r>
      <w:ins w:id="21" w:author="שרית פליציה אנאיס שפירו" w:date="2025-11-04T14:41:00Z" w16du:dateUtc="2025-11-04T13:41:00Z">
        <w:r w:rsidR="00465E0B">
          <w:t xml:space="preserve">and mobility </w:t>
        </w:r>
      </w:ins>
      <w:del w:id="22" w:author="שרית פליציה אנאיס שפירו" w:date="2025-11-04T14:41:00Z" w16du:dateUtc="2025-11-04T13:41:00Z">
        <w:r w:rsidDel="00465E0B">
          <w:delText xml:space="preserve">in dim lighting </w:delText>
        </w:r>
      </w:del>
      <w:r>
        <w:t xml:space="preserve">using Microsoft </w:t>
      </w:r>
      <w:proofErr w:type="spellStart"/>
      <w:r>
        <w:t>Hololens</w:t>
      </w:r>
      <w:proofErr w:type="spellEnd"/>
      <w:r>
        <w:t xml:space="preserve"> 2. We compared performance in dim lighting conditions without overlays (i.e., control </w:t>
      </w:r>
      <w:proofErr w:type="gramStart"/>
      <w:r>
        <w:t>condition;</w:t>
      </w:r>
      <w:proofErr w:type="gramEnd"/>
      <w:r>
        <w:t xml:space="preserve"> while wearing the headset) versus with bright AR overlays that were placed over real objects. In an object counting task, the AR overlays improved participants’ ability to detect and count objects. Importantly, the AR overlays yielded significant benefits in an obstacle navigation task: users walked faster, had fewer collisions, less hesitations in walking, and reported greater confidence with the AR overlays. Our study demonstrates that spatially anchored</w:t>
      </w:r>
    </w:p>
    <w:p w14:paraId="25CB048C" w14:textId="77777777" w:rsidR="00894368" w:rsidRDefault="00000000">
      <w:pPr>
        <w:ind w:left="-5" w:right="0"/>
      </w:pPr>
      <w:r>
        <w:t>AR overlays can substantially improve perception and mobility for</w:t>
      </w:r>
    </w:p>
    <w:tbl>
      <w:tblPr>
        <w:tblStyle w:val="TableGrid"/>
        <w:tblW w:w="3383" w:type="dxa"/>
        <w:tblInd w:w="217" w:type="dxa"/>
        <w:tblLook w:val="04A0" w:firstRow="1" w:lastRow="0" w:firstColumn="1" w:lastColumn="0" w:noHBand="0" w:noVBand="1"/>
      </w:tblPr>
      <w:tblGrid>
        <w:gridCol w:w="3383"/>
      </w:tblGrid>
      <w:tr w:rsidR="00894368" w14:paraId="62BAF93F" w14:textId="77777777">
        <w:trPr>
          <w:trHeight w:val="1002"/>
        </w:trPr>
        <w:tc>
          <w:tcPr>
            <w:tcW w:w="3383" w:type="dxa"/>
            <w:tcBorders>
              <w:top w:val="nil"/>
              <w:left w:val="nil"/>
              <w:bottom w:val="nil"/>
              <w:right w:val="nil"/>
            </w:tcBorders>
          </w:tcPr>
          <w:p w14:paraId="787A2840" w14:textId="77777777" w:rsidR="00894368" w:rsidRDefault="00000000">
            <w:pPr>
              <w:spacing w:after="80" w:line="259" w:lineRule="auto"/>
              <w:ind w:left="1223" w:right="0" w:firstLine="0"/>
              <w:jc w:val="left"/>
            </w:pPr>
            <w:r>
              <w:rPr>
                <w:noProof/>
                <w:sz w:val="22"/>
              </w:rPr>
              <mc:AlternateContent>
                <mc:Choice Requires="wpg">
                  <w:drawing>
                    <wp:inline distT="0" distB="0" distL="0" distR="0" wp14:anchorId="54ACF37F" wp14:editId="0A063677">
                      <wp:extent cx="1371841" cy="5055"/>
                      <wp:effectExtent l="0" t="0" r="0" b="0"/>
                      <wp:docPr id="30109" name="Group 30109"/>
                      <wp:cNvGraphicFramePr/>
                      <a:graphic xmlns:a="http://schemas.openxmlformats.org/drawingml/2006/main">
                        <a:graphicData uri="http://schemas.microsoft.com/office/word/2010/wordprocessingGroup">
                          <wpg:wgp>
                            <wpg:cNvGrpSpPr/>
                            <wpg:grpSpPr>
                              <a:xfrm>
                                <a:off x="0" y="0"/>
                                <a:ext cx="1371841" cy="5055"/>
                                <a:chOff x="0" y="0"/>
                                <a:chExt cx="1371841" cy="5055"/>
                              </a:xfrm>
                            </wpg:grpSpPr>
                            <wps:wsp>
                              <wps:cNvPr id="49" name="Shape 49"/>
                              <wps:cNvSpPr/>
                              <wps:spPr>
                                <a:xfrm>
                                  <a:off x="0" y="0"/>
                                  <a:ext cx="1371841" cy="0"/>
                                </a:xfrm>
                                <a:custGeom>
                                  <a:avLst/>
                                  <a:gdLst/>
                                  <a:ahLst/>
                                  <a:cxnLst/>
                                  <a:rect l="0" t="0" r="0" b="0"/>
                                  <a:pathLst>
                                    <a:path w="1371841">
                                      <a:moveTo>
                                        <a:pt x="0" y="0"/>
                                      </a:moveTo>
                                      <a:lnTo>
                                        <a:pt x="137184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09" style="width:108.019pt;height:0.398pt;mso-position-horizontal-relative:char;mso-position-vertical-relative:line" coordsize="13718,50">
                      <v:shape id="Shape 49" style="position:absolute;width:13718;height:0;left:0;top:0;" coordsize="1371841,0" path="m0,0l1371841,0">
                        <v:stroke weight="0.398pt" endcap="flat" joinstyle="miter" miterlimit="10" on="true" color="#000000"/>
                        <v:fill on="false" color="#000000" opacity="0"/>
                      </v:shape>
                    </v:group>
                  </w:pict>
                </mc:Fallback>
              </mc:AlternateContent>
            </w:r>
          </w:p>
          <w:p w14:paraId="016724B4" w14:textId="77777777" w:rsidR="00894368" w:rsidRDefault="00000000">
            <w:pPr>
              <w:spacing w:after="2" w:line="259" w:lineRule="auto"/>
              <w:ind w:left="0" w:right="0" w:firstLine="0"/>
              <w:jc w:val="left"/>
            </w:pPr>
            <w:r>
              <w:rPr>
                <w:sz w:val="12"/>
              </w:rPr>
              <w:t>*</w:t>
            </w:r>
            <w:r>
              <w:rPr>
                <w:sz w:val="16"/>
              </w:rPr>
              <w:t>e-mail: mhajal04@campus.haifa.ac.il</w:t>
            </w:r>
          </w:p>
          <w:p w14:paraId="6CF7ADD5" w14:textId="77777777" w:rsidR="00894368" w:rsidRDefault="00000000">
            <w:pPr>
              <w:spacing w:after="16" w:line="259" w:lineRule="auto"/>
              <w:ind w:left="0" w:right="0" w:firstLine="0"/>
              <w:jc w:val="left"/>
            </w:pPr>
            <w:r>
              <w:rPr>
                <w:sz w:val="16"/>
                <w:vertAlign w:val="superscript"/>
              </w:rPr>
              <w:t>†</w:t>
            </w:r>
            <w:r>
              <w:rPr>
                <w:sz w:val="16"/>
              </w:rPr>
              <w:t>e-mail: raphael.d@windowslive.com</w:t>
            </w:r>
          </w:p>
          <w:p w14:paraId="74D4B72B" w14:textId="77777777" w:rsidR="00894368" w:rsidRDefault="00000000">
            <w:pPr>
              <w:spacing w:after="16" w:line="259" w:lineRule="auto"/>
              <w:ind w:left="0" w:right="0" w:firstLine="0"/>
              <w:jc w:val="left"/>
            </w:pPr>
            <w:r>
              <w:rPr>
                <w:sz w:val="16"/>
                <w:vertAlign w:val="superscript"/>
              </w:rPr>
              <w:t>‡</w:t>
            </w:r>
            <w:r>
              <w:rPr>
                <w:sz w:val="16"/>
              </w:rPr>
              <w:t>e-mail: anassa07@campus.haifa.ac.il</w:t>
            </w:r>
          </w:p>
          <w:p w14:paraId="1F83DC7E" w14:textId="77777777" w:rsidR="00894368" w:rsidRDefault="00000000">
            <w:pPr>
              <w:spacing w:line="259" w:lineRule="auto"/>
              <w:ind w:left="0" w:right="0" w:firstLine="0"/>
              <w:jc w:val="left"/>
            </w:pPr>
            <w:r>
              <w:rPr>
                <w:sz w:val="16"/>
                <w:vertAlign w:val="superscript"/>
              </w:rPr>
              <w:t>§</w:t>
            </w:r>
            <w:r>
              <w:rPr>
                <w:sz w:val="16"/>
              </w:rPr>
              <w:t>e-mail: ishimshoni@is.haifa.ac.il</w:t>
            </w:r>
          </w:p>
          <w:p w14:paraId="20AE8898" w14:textId="77777777" w:rsidR="00894368" w:rsidRDefault="00000000">
            <w:pPr>
              <w:spacing w:after="0" w:line="259" w:lineRule="auto"/>
              <w:ind w:left="6" w:right="0" w:firstLine="0"/>
              <w:jc w:val="left"/>
            </w:pPr>
            <w:r>
              <w:rPr>
                <w:sz w:val="16"/>
                <w:vertAlign w:val="superscript"/>
              </w:rPr>
              <w:t>¶</w:t>
            </w:r>
            <w:r>
              <w:rPr>
                <w:sz w:val="16"/>
              </w:rPr>
              <w:t>e-mail: sarit.szpiro@edu.haifa.ac.il</w:t>
            </w:r>
          </w:p>
        </w:tc>
      </w:tr>
    </w:tbl>
    <w:p w14:paraId="39F8D169" w14:textId="4CBAAB87" w:rsidR="00894368" w:rsidRDefault="00000000">
      <w:pPr>
        <w:spacing w:after="211"/>
        <w:ind w:left="-5" w:right="0"/>
      </w:pPr>
      <w:r>
        <w:t xml:space="preserve">users with night blindness </w:t>
      </w:r>
      <w:del w:id="23" w:author="שרית פליציה אנאיס שפירו" w:date="2025-11-04T14:33:00Z" w16du:dateUtc="2025-11-04T13:33:00Z">
        <w:r w:rsidDel="00E05A76">
          <w:delText xml:space="preserve">under </w:delText>
        </w:r>
      </w:del>
      <w:ins w:id="24" w:author="שרית פליציה אנאיס שפירו" w:date="2025-11-04T14:33:00Z" w16du:dateUtc="2025-11-04T13:33:00Z">
        <w:r w:rsidR="00E05A76">
          <w:t xml:space="preserve">in </w:t>
        </w:r>
      </w:ins>
      <w:r>
        <w:t>dim light</w:t>
      </w:r>
      <w:del w:id="25" w:author="שרית פליציה אנאיס שפירו" w:date="2025-11-04T14:33:00Z" w16du:dateUtc="2025-11-04T13:33:00Z">
        <w:r w:rsidDel="00E05A76">
          <w:delText xml:space="preserve"> conditions</w:delText>
        </w:r>
      </w:del>
      <w:r>
        <w:t xml:space="preserve">. </w:t>
      </w:r>
      <w:ins w:id="26" w:author="שרית פליציה אנאיס שפירו" w:date="2025-11-04T14:44:00Z" w16du:dateUtc="2025-11-04T13:44:00Z">
        <w:r w:rsidR="003B3F60">
          <w:t xml:space="preserve">Our study illustrates the </w:t>
        </w:r>
      </w:ins>
      <w:ins w:id="27" w:author="שרית פליציה אנאיס שפירו" w:date="2025-11-04T14:45:00Z" w16du:dateUtc="2025-11-04T13:45:00Z">
        <w:r w:rsidR="003B3F60">
          <w:t>potential</w:t>
        </w:r>
      </w:ins>
      <w:ins w:id="28" w:author="שרית פליציה אנאיס שפירו" w:date="2025-11-04T14:44:00Z" w16du:dateUtc="2025-11-04T13:44:00Z">
        <w:r w:rsidR="003B3F60">
          <w:t xml:space="preserve"> of AR for people with night blin</w:t>
        </w:r>
      </w:ins>
      <w:ins w:id="29" w:author="שרית פליציה אנאיס שפירו" w:date="2025-11-04T14:45:00Z" w16du:dateUtc="2025-11-04T13:45:00Z">
        <w:r w:rsidR="003B3F60">
          <w:t xml:space="preserve">dness, and </w:t>
        </w:r>
      </w:ins>
      <w:del w:id="30" w:author="שרית פליציה אנאיס שפירו" w:date="2025-11-04T14:45:00Z" w16du:dateUtc="2025-11-04T13:45:00Z">
        <w:r w:rsidDel="003B3F60">
          <w:delText xml:space="preserve">We discuss </w:delText>
        </w:r>
      </w:del>
      <w:r>
        <w:t xml:space="preserve">the need for future research </w:t>
      </w:r>
      <w:del w:id="31" w:author="שרית פליציה אנאיס שפירו" w:date="2025-11-04T14:45:00Z" w16du:dateUtc="2025-11-04T13:45:00Z">
        <w:r w:rsidDel="003B3F60">
          <w:delText>to</w:delText>
        </w:r>
      </w:del>
      <w:ins w:id="32" w:author="שרית פליציה אנאיס שפירו" w:date="2025-11-04T14:45:00Z" w16du:dateUtc="2025-11-04T13:45:00Z">
        <w:r w:rsidR="003B3F60">
          <w:t>in this space.</w:t>
        </w:r>
      </w:ins>
      <w:del w:id="33" w:author="שרית פליציה אנאיס שפירו" w:date="2025-11-04T14:45:00Z" w16du:dateUtc="2025-11-04T13:45:00Z">
        <w:r w:rsidDel="003B3F60">
          <w:delText xml:space="preserve"> examine the potential and limitations of incorporating depth sensors to detect objects in real time in poor light</w:delText>
        </w:r>
      </w:del>
      <w:r>
        <w:t>.</w:t>
      </w:r>
    </w:p>
    <w:p w14:paraId="198675B9" w14:textId="77777777" w:rsidR="00894368" w:rsidRDefault="00000000">
      <w:pPr>
        <w:pStyle w:val="Heading1"/>
        <w:ind w:left="277" w:hanging="288"/>
      </w:pPr>
      <w:r>
        <w:rPr>
          <w:sz w:val="18"/>
        </w:rPr>
        <w:t>I</w:t>
      </w:r>
      <w:r>
        <w:t>NTRODUCTION</w:t>
      </w:r>
    </w:p>
    <w:p w14:paraId="565F061C" w14:textId="7447B3B4" w:rsidR="00894368" w:rsidRDefault="00000000">
      <w:pPr>
        <w:ind w:left="-5" w:right="0"/>
      </w:pPr>
      <w:r>
        <w:t>Navigating safely in dimly lit environments presents a serious challenge for individuals with night blindness (nyctalopia), a visual condition often caused by degenerative retinal diseases such as Retinitis Pigmentosa (RP). These individuals retain varying degrees of residual vision, but under poor lighting conditions</w:t>
      </w:r>
      <w:ins w:id="34" w:author="שרית פליציה אנאיס שפירו" w:date="2025-11-12T08:22:00Z" w16du:dateUtc="2025-11-12T06:22:00Z">
        <w:r w:rsidR="001D25A1">
          <w:t xml:space="preserve"> </w:t>
        </w:r>
      </w:ins>
      <w:ins w:id="35" w:author="שרית פליציה אנאיס שפירו" w:date="2025-11-12T08:23:00Z" w16du:dateUtc="2025-11-12T06:23:00Z">
        <w:r w:rsidR="001D25A1">
          <w:t>they are unable</w:t>
        </w:r>
      </w:ins>
      <w:ins w:id="36" w:author="שרית פליציה אנאיס שפירו" w:date="2025-11-12T08:22:00Z" w16du:dateUtc="2025-11-12T06:22:00Z">
        <w:r w:rsidR="001D25A1">
          <w:t xml:space="preserve"> to detect objects</w:t>
        </w:r>
      </w:ins>
      <w:ins w:id="37" w:author="שרית פליציה אנאיס שפירו" w:date="2025-11-12T08:23:00Z" w16du:dateUtc="2025-11-12T06:23:00Z">
        <w:r w:rsidR="001D25A1">
          <w:t>.</w:t>
        </w:r>
      </w:ins>
      <w:del w:id="38" w:author="שרית פליציה אנאיס שפירו" w:date="2025-11-12T08:23:00Z" w16du:dateUtc="2025-11-12T06:23:00Z">
        <w:r w:rsidDel="001D25A1">
          <w:delText>,</w:delText>
        </w:r>
      </w:del>
      <w:r>
        <w:t xml:space="preserve"> they are frequently unable to detect </w:t>
      </w:r>
      <w:del w:id="39" w:author="שרית פליציה אנאיס שפירו" w:date="2025-11-04T14:47:00Z" w16du:dateUtc="2025-11-04T13:47:00Z">
        <w:r w:rsidDel="00F432E9">
          <w:delText xml:space="preserve">common </w:delText>
        </w:r>
      </w:del>
      <w:r>
        <w:t xml:space="preserve">obstacles or perceive spatial layout—leading to hesitation, disorientation, and a heightened risk of </w:t>
      </w:r>
      <w:commentRangeStart w:id="40"/>
      <w:r>
        <w:t>collisions</w:t>
      </w:r>
      <w:commentRangeEnd w:id="40"/>
      <w:r w:rsidR="001D25A1">
        <w:rPr>
          <w:rStyle w:val="CommentReference"/>
        </w:rPr>
        <w:commentReference w:id="40"/>
      </w:r>
      <w:r>
        <w:t xml:space="preserve">. This severely impairs their ability to move independently, particularly in unfamiliar </w:t>
      </w:r>
      <w:del w:id="41" w:author="שרית פליציה אנאיס שפירו" w:date="2025-11-12T08:23:00Z" w16du:dateUtc="2025-11-12T06:23:00Z">
        <w:r w:rsidDel="001D25A1">
          <w:delText xml:space="preserve">indoor </w:delText>
        </w:r>
      </w:del>
      <w:r>
        <w:t>spaces, and has a substantial negative impact on daily quality of life (</w:t>
      </w:r>
      <w:commentRangeStart w:id="42"/>
      <w:proofErr w:type="spellStart"/>
      <w:r>
        <w:t>Chaumet</w:t>
      </w:r>
      <w:commentRangeEnd w:id="42"/>
      <w:r w:rsidR="00F432E9">
        <w:rPr>
          <w:rStyle w:val="CommentReference"/>
        </w:rPr>
        <w:commentReference w:id="42"/>
      </w:r>
      <w:r>
        <w:t>-Riffaud</w:t>
      </w:r>
      <w:proofErr w:type="spellEnd"/>
      <w:r>
        <w:t xml:space="preserve"> et al., </w:t>
      </w:r>
      <w:r>
        <w:rPr>
          <w:color w:val="00007F"/>
        </w:rPr>
        <w:t>2017</w:t>
      </w:r>
      <w:r>
        <w:t xml:space="preserve">). Despite the </w:t>
      </w:r>
      <w:del w:id="43" w:author="שרית פליציה אנאיס שפירו" w:date="2025-11-04T14:48:00Z" w16du:dateUtc="2025-11-04T13:48:00Z">
        <w:r w:rsidDel="00F432E9">
          <w:delText xml:space="preserve">prevalence </w:delText>
        </w:r>
      </w:del>
      <w:ins w:id="44" w:author="שרית פליציה אנאיס שפירו" w:date="2025-11-04T14:48:00Z" w16du:dateUtc="2025-11-04T13:48:00Z">
        <w:r w:rsidR="00F432E9">
          <w:t xml:space="preserve">severity </w:t>
        </w:r>
      </w:ins>
      <w:r>
        <w:t>of this condition, it remains underrepresented in the design and evaluation of assistive technologies</w:t>
      </w:r>
      <w:ins w:id="45" w:author="שרית פליציה אנאיס שפירו" w:date="2025-11-04T14:48:00Z" w16du:dateUtc="2025-11-04T13:48:00Z">
        <w:r w:rsidR="00F432E9">
          <w:t xml:space="preserve"> for low vision</w:t>
        </w:r>
      </w:ins>
      <w:commentRangeStart w:id="46"/>
      <w:r>
        <w:t>.</w:t>
      </w:r>
      <w:commentRangeEnd w:id="46"/>
      <w:r w:rsidR="00680A82">
        <w:rPr>
          <w:rStyle w:val="CommentReference"/>
        </w:rPr>
        <w:commentReference w:id="46"/>
      </w:r>
    </w:p>
    <w:p w14:paraId="167A3A17" w14:textId="77777777" w:rsidR="00894368" w:rsidRDefault="00000000">
      <w:pPr>
        <w:spacing w:after="0" w:line="259" w:lineRule="auto"/>
        <w:ind w:left="10" w:right="-15"/>
        <w:jc w:val="right"/>
      </w:pPr>
      <w:r>
        <w:lastRenderedPageBreak/>
        <w:t>Traditional tools such as wide-beam flashlights or night-vision</w:t>
      </w:r>
    </w:p>
    <w:p w14:paraId="6A1336A1" w14:textId="5508312C" w:rsidR="00894368" w:rsidRDefault="00000000">
      <w:pPr>
        <w:ind w:left="-5" w:right="0"/>
      </w:pPr>
      <w:r>
        <w:t xml:space="preserve">goggles have shown partial benefits, but they often come with practical limitations—such as bulkiness, reliance on external hardware, and a tendency to override rather than support the user’s natural vision (S. </w:t>
      </w:r>
      <w:proofErr w:type="spellStart"/>
      <w:r>
        <w:t>Szpiro</w:t>
      </w:r>
      <w:proofErr w:type="spellEnd"/>
      <w:r>
        <w:t xml:space="preserve">, Y. Zhao, and </w:t>
      </w:r>
      <w:proofErr w:type="spellStart"/>
      <w:r>
        <w:t>Azenkot</w:t>
      </w:r>
      <w:proofErr w:type="spellEnd"/>
      <w:r>
        <w:t xml:space="preserve">, </w:t>
      </w:r>
      <w:r>
        <w:rPr>
          <w:color w:val="00007F"/>
        </w:rPr>
        <w:t>2016</w:t>
      </w:r>
      <w:r>
        <w:t xml:space="preserve">). </w:t>
      </w:r>
      <w:commentRangeStart w:id="47"/>
      <w:r w:rsidRPr="001D25A1">
        <w:rPr>
          <w:highlight w:val="yellow"/>
          <w:rPrChange w:id="48" w:author="שרית פליציה אנאיס שפירו" w:date="2025-11-12T08:25:00Z" w16du:dateUtc="2025-11-12T06:25:00Z">
            <w:rPr/>
          </w:rPrChange>
        </w:rPr>
        <w:t xml:space="preserve">Recent </w:t>
      </w:r>
      <w:commentRangeEnd w:id="47"/>
      <w:r w:rsidR="001D25A1">
        <w:rPr>
          <w:rStyle w:val="CommentReference"/>
        </w:rPr>
        <w:commentReference w:id="47"/>
      </w:r>
      <w:r w:rsidRPr="001D25A1">
        <w:rPr>
          <w:highlight w:val="yellow"/>
          <w:rPrChange w:id="49" w:author="שרית פליציה אנאיס שפירו" w:date="2025-11-12T08:25:00Z" w16du:dateUtc="2025-11-12T06:25:00Z">
            <w:rPr/>
          </w:rPrChange>
        </w:rPr>
        <w:t xml:space="preserve">developments in wearable sensing systems and mobile-based visual enhancement offer more modern alternatives, yet these systems still fall short in </w:t>
      </w:r>
      <w:commentRangeStart w:id="50"/>
      <w:r w:rsidRPr="001D25A1">
        <w:rPr>
          <w:highlight w:val="yellow"/>
          <w:rPrChange w:id="51" w:author="שרית פליציה אנאיס שפירו" w:date="2025-11-12T08:25:00Z" w16du:dateUtc="2025-11-12T06:25:00Z">
            <w:rPr/>
          </w:rPrChange>
        </w:rPr>
        <w:t>low-light contexts</w:t>
      </w:r>
      <w:commentRangeEnd w:id="50"/>
      <w:r w:rsidR="005E128C" w:rsidRPr="001D25A1">
        <w:rPr>
          <w:rStyle w:val="CommentReference"/>
          <w:highlight w:val="yellow"/>
          <w:rPrChange w:id="52" w:author="שרית פליציה אנאיס שפירו" w:date="2025-11-12T08:25:00Z" w16du:dateUtc="2025-11-12T06:25:00Z">
            <w:rPr>
              <w:rStyle w:val="CommentReference"/>
            </w:rPr>
          </w:rPrChange>
        </w:rPr>
        <w:commentReference w:id="50"/>
      </w:r>
      <w:r w:rsidRPr="001D25A1">
        <w:rPr>
          <w:highlight w:val="yellow"/>
          <w:rPrChange w:id="53" w:author="שרית פליציה אנאיס שפירו" w:date="2025-11-12T08:25:00Z" w16du:dateUtc="2025-11-12T06:25:00Z">
            <w:rPr/>
          </w:rPrChange>
        </w:rPr>
        <w:t>: many rely on RGB camera input</w:t>
      </w:r>
      <w:ins w:id="54" w:author="שרית פליציה אנאיס שפירו" w:date="2025-11-04T14:51:00Z" w16du:dateUtc="2025-11-04T13:51:00Z">
        <w:r w:rsidR="000E5845" w:rsidRPr="001D25A1">
          <w:rPr>
            <w:highlight w:val="yellow"/>
            <w:rPrChange w:id="55" w:author="שרית פליציה אנאיס שפירו" w:date="2025-11-12T08:25:00Z" w16du:dateUtc="2025-11-12T06:25:00Z">
              <w:rPr/>
            </w:rPrChange>
          </w:rPr>
          <w:t xml:space="preserve"> which </w:t>
        </w:r>
      </w:ins>
      <w:ins w:id="56" w:author="שרית פליציה אנאיס שפירו" w:date="2025-11-04T14:52:00Z" w16du:dateUtc="2025-11-04T13:52:00Z">
        <w:r w:rsidR="000E5845" w:rsidRPr="001D25A1">
          <w:rPr>
            <w:highlight w:val="yellow"/>
            <w:rPrChange w:id="57" w:author="שרית פליציה אנאיס שפירו" w:date="2025-11-12T08:25:00Z" w16du:dateUtc="2025-11-12T06:25:00Z">
              <w:rPr/>
            </w:rPrChange>
          </w:rPr>
          <w:t>do not work properly in low light</w:t>
        </w:r>
      </w:ins>
      <w:r w:rsidRPr="001D25A1">
        <w:rPr>
          <w:highlight w:val="yellow"/>
          <w:rPrChange w:id="58" w:author="שרית פליציה אנאיס שפירו" w:date="2025-11-12T08:25:00Z" w16du:dateUtc="2025-11-12T06:25:00Z">
            <w:rPr/>
          </w:rPrChange>
        </w:rPr>
        <w:t xml:space="preserve">, </w:t>
      </w:r>
      <w:ins w:id="59" w:author="שרית פליציה אנאיס שפירו" w:date="2025-11-04T14:51:00Z" w16du:dateUtc="2025-11-04T13:51:00Z">
        <w:r w:rsidR="000E5845" w:rsidRPr="001D25A1">
          <w:rPr>
            <w:highlight w:val="yellow"/>
            <w:rPrChange w:id="60" w:author="שרית פליציה אנאיס שפירו" w:date="2025-11-12T08:25:00Z" w16du:dateUtc="2025-11-12T06:25:00Z">
              <w:rPr/>
            </w:rPrChange>
          </w:rPr>
          <w:t xml:space="preserve">likely </w:t>
        </w:r>
      </w:ins>
      <w:r w:rsidRPr="001D25A1">
        <w:rPr>
          <w:highlight w:val="yellow"/>
          <w:rPrChange w:id="61" w:author="שרית פליציה אנאיס שפירו" w:date="2025-11-12T08:25:00Z" w16du:dateUtc="2025-11-12T06:25:00Z">
            <w:rPr/>
          </w:rPrChange>
        </w:rPr>
        <w:t xml:space="preserve">require constant user interaction, or obscure </w:t>
      </w:r>
      <w:ins w:id="62" w:author="שרית פליציה אנאיס שפירו" w:date="2025-11-04T14:52:00Z" w16du:dateUtc="2025-11-04T13:52:00Z">
        <w:r w:rsidR="000E5845" w:rsidRPr="001D25A1">
          <w:rPr>
            <w:highlight w:val="yellow"/>
            <w:rPrChange w:id="63" w:author="שרית פליציה אנאיס שפירו" w:date="2025-11-12T08:25:00Z" w16du:dateUtc="2025-11-12T06:25:00Z">
              <w:rPr/>
            </w:rPrChange>
          </w:rPr>
          <w:t xml:space="preserve">the visibility </w:t>
        </w:r>
      </w:ins>
      <w:r w:rsidRPr="001D25A1">
        <w:rPr>
          <w:highlight w:val="yellow"/>
          <w:rPrChange w:id="64" w:author="שרית פליציה אנאיס שפירו" w:date="2025-11-12T08:25:00Z" w16du:dateUtc="2025-11-12T06:25:00Z">
            <w:rPr/>
          </w:rPrChange>
        </w:rPr>
        <w:t>visual scenes with full-screen filters that can overwhelm the user (</w:t>
      </w:r>
      <w:proofErr w:type="spellStart"/>
      <w:r w:rsidRPr="001D25A1">
        <w:rPr>
          <w:highlight w:val="yellow"/>
          <w:rPrChange w:id="65" w:author="שרית פליציה אנאיס שפירו" w:date="2025-11-12T08:25:00Z" w16du:dateUtc="2025-11-12T06:25:00Z">
            <w:rPr/>
          </w:rPrChange>
        </w:rPr>
        <w:t>Kasowski</w:t>
      </w:r>
      <w:proofErr w:type="spellEnd"/>
      <w:r w:rsidRPr="001D25A1">
        <w:rPr>
          <w:highlight w:val="yellow"/>
          <w:rPrChange w:id="66" w:author="שרית פליציה אנאיס שפירו" w:date="2025-11-12T08:25:00Z" w16du:dateUtc="2025-11-12T06:25:00Z">
            <w:rPr/>
          </w:rPrChange>
        </w:rPr>
        <w:t xml:space="preserve"> et al., </w:t>
      </w:r>
      <w:r w:rsidRPr="001D25A1">
        <w:rPr>
          <w:color w:val="00007F"/>
          <w:highlight w:val="yellow"/>
          <w:rPrChange w:id="67" w:author="שרית פליציה אנאיס שפירו" w:date="2025-11-12T08:25:00Z" w16du:dateUtc="2025-11-12T06:25:00Z">
            <w:rPr>
              <w:color w:val="00007F"/>
            </w:rPr>
          </w:rPrChange>
        </w:rPr>
        <w:t>2023</w:t>
      </w:r>
      <w:r w:rsidRPr="001D25A1">
        <w:rPr>
          <w:highlight w:val="yellow"/>
          <w:rPrChange w:id="68" w:author="שרית פליציה אנאיס שפירו" w:date="2025-11-12T08:25:00Z" w16du:dateUtc="2025-11-12T06:25:00Z">
            <w:rPr/>
          </w:rPrChange>
        </w:rPr>
        <w:t>).</w:t>
      </w:r>
    </w:p>
    <w:p w14:paraId="7E23BA1E" w14:textId="4CDB00AF" w:rsidR="00894368" w:rsidRDefault="00000000" w:rsidP="00D22D03">
      <w:pPr>
        <w:ind w:left="-15" w:right="0" w:firstLine="199"/>
      </w:pPr>
      <w:r>
        <w:t xml:space="preserve">Augmented Reality (AR) offers a fundamentally different approach. </w:t>
      </w:r>
      <w:del w:id="69" w:author="שרית פליציה אנאיס שפירו" w:date="2025-11-04T14:53:00Z" w16du:dateUtc="2025-11-04T13:53:00Z">
        <w:r w:rsidDel="00E35389">
          <w:delText xml:space="preserve">Rather than bypassing natural visual input, </w:delText>
        </w:r>
      </w:del>
      <w:r>
        <w:t xml:space="preserve">AR systems can enhance residual vision by selectively overlaying digital information directly onto relevant physical elements in the </w:t>
      </w:r>
      <w:commentRangeStart w:id="70"/>
      <w:r>
        <w:t>environment</w:t>
      </w:r>
      <w:commentRangeEnd w:id="70"/>
      <w:r w:rsidR="00421721">
        <w:rPr>
          <w:rStyle w:val="CommentReference"/>
        </w:rPr>
        <w:commentReference w:id="70"/>
      </w:r>
      <w:ins w:id="71" w:author="שרית פליציה אנאיס שפירו" w:date="2025-11-04T14:55:00Z" w16du:dateUtc="2025-11-04T13:55:00Z">
        <w:r w:rsidR="00421721">
          <w:t xml:space="preserve">, an approach that has been proven successful in recent </w:t>
        </w:r>
        <w:commentRangeStart w:id="72"/>
        <w:r w:rsidR="00421721">
          <w:t xml:space="preserve">years </w:t>
        </w:r>
        <w:commentRangeEnd w:id="72"/>
        <w:r w:rsidR="00355644">
          <w:rPr>
            <w:rStyle w:val="CommentReference"/>
          </w:rPr>
          <w:commentReference w:id="72"/>
        </w:r>
      </w:ins>
      <w:r>
        <w:t xml:space="preserve">. </w:t>
      </w:r>
      <w:del w:id="73" w:author="שרית פליציה אנאיס שפירו" w:date="2025-11-04T14:55:00Z" w16du:dateUtc="2025-11-04T13:55:00Z">
        <w:r w:rsidDel="00355644">
          <w:delText xml:space="preserve">This modality </w:delText>
        </w:r>
      </w:del>
      <w:ins w:id="74" w:author="שרית פליציה אנאיס שפירו" w:date="2025-11-04T14:55:00Z" w16du:dateUtc="2025-11-04T13:55:00Z">
        <w:r w:rsidR="00355644">
          <w:t xml:space="preserve">AR </w:t>
        </w:r>
      </w:ins>
      <w:r>
        <w:t xml:space="preserve">holds </w:t>
      </w:r>
      <w:proofErr w:type="gramStart"/>
      <w:r>
        <w:t>particular promise</w:t>
      </w:r>
      <w:proofErr w:type="gramEnd"/>
      <w:r>
        <w:t xml:space="preserve"> for individuals with low vision, as it allows them to maintain a sense of spatial continuity while receiving targeted visual cues. Yet, the use of AR for </w:t>
      </w:r>
      <w:del w:id="75" w:author="שרית פליציה אנאיס שפירו" w:date="2025-11-04T14:56:00Z" w16du:dateUtc="2025-11-04T13:56:00Z">
        <w:r w:rsidDel="00355644">
          <w:delText xml:space="preserve">lowvision assistance—especially for </w:delText>
        </w:r>
      </w:del>
      <w:r>
        <w:t>night blindness—remains underexplored</w:t>
      </w:r>
      <w:ins w:id="76" w:author="שרית פליציה אנאיס שפירו" w:date="2025-11-12T08:29:00Z" w16du:dateUtc="2025-11-12T06:29:00Z">
        <w:r w:rsidR="00D22D03">
          <w:t xml:space="preserve">. </w:t>
        </w:r>
      </w:ins>
      <w:del w:id="77" w:author="שרית פליציה אנאיס שפירו" w:date="2025-11-12T08:29:00Z" w16du:dateUtc="2025-11-12T06:29:00Z">
        <w:r w:rsidDel="00D22D03">
          <w:delText xml:space="preserve">, and </w:delText>
        </w:r>
        <w:commentRangeStart w:id="78"/>
        <w:commentRangeStart w:id="79"/>
        <w:r w:rsidDel="00D22D03">
          <w:delText xml:space="preserve">few </w:delText>
        </w:r>
        <w:commentRangeEnd w:id="79"/>
        <w:r w:rsidR="00D22D03" w:rsidDel="00D22D03">
          <w:rPr>
            <w:rStyle w:val="CommentReference"/>
          </w:rPr>
          <w:commentReference w:id="79"/>
        </w:r>
        <w:r w:rsidDel="00D22D03">
          <w:delText>systems have been empirically evaluated in realworld mobility tasks under low-light conditions.</w:delText>
        </w:r>
        <w:commentRangeEnd w:id="78"/>
        <w:r w:rsidR="00355644" w:rsidDel="00D22D03">
          <w:rPr>
            <w:rStyle w:val="CommentReference"/>
          </w:rPr>
          <w:commentReference w:id="78"/>
        </w:r>
      </w:del>
    </w:p>
    <w:p w14:paraId="3BA805DD" w14:textId="7FB81216" w:rsidR="00894368" w:rsidRDefault="00000000">
      <w:pPr>
        <w:ind w:left="-15" w:right="0" w:firstLine="199"/>
      </w:pPr>
      <w:del w:id="80" w:author="שרית פליציה אנאיס שפירו" w:date="2025-11-04T14:54:00Z" w16du:dateUtc="2025-11-04T13:54:00Z">
        <w:r w:rsidDel="00421721">
          <w:delText>In this paper, w</w:delText>
        </w:r>
      </w:del>
      <w:ins w:id="81" w:author="שרית פליציה אנאיס שפירו" w:date="2025-11-04T14:54:00Z" w16du:dateUtc="2025-11-04T13:54:00Z">
        <w:r w:rsidR="00421721">
          <w:t>W</w:t>
        </w:r>
      </w:ins>
      <w:r>
        <w:t xml:space="preserve">e present and evaluate an AR-based system designed to enhance object visibility and support independent mobility for users with night blindness. Our system leverages the Microsoft HoloLens 2’s integrated depth sensors to project spatially accurate, wireframe overlays onto physical objects in the user’s environment, enhancing </w:t>
      </w:r>
      <w:ins w:id="82" w:author="שרית פליציה אנאיס שפירו" w:date="2025-11-04T15:04:00Z" w16du:dateUtc="2025-11-04T14:04:00Z">
        <w:r w:rsidR="00D41576">
          <w:t xml:space="preserve">the </w:t>
        </w:r>
      </w:ins>
      <w:r>
        <w:t xml:space="preserve">visual salience </w:t>
      </w:r>
      <w:ins w:id="83" w:author="שרית פליציה אנאיס שפירו" w:date="2025-11-04T15:04:00Z" w16du:dateUtc="2025-11-04T14:04:00Z">
        <w:r w:rsidR="00D41576">
          <w:t xml:space="preserve">of a specific object </w:t>
        </w:r>
      </w:ins>
      <w:ins w:id="84" w:author="שרית פליציה אנאיס שפירו" w:date="2025-11-12T08:30:00Z" w16du:dateUtc="2025-11-12T06:30:00Z">
        <w:r w:rsidR="00D22D03">
          <w:t xml:space="preserve">in low light conditions </w:t>
        </w:r>
      </w:ins>
      <w:r>
        <w:t>without obscuring the broader</w:t>
      </w:r>
      <w:ins w:id="85" w:author="שרית פליציה אנאיס שפירו" w:date="2025-11-12T08:30:00Z" w16du:dateUtc="2025-11-12T06:30:00Z">
        <w:r w:rsidR="00D22D03">
          <w:t xml:space="preserve"> visual</w:t>
        </w:r>
      </w:ins>
      <w:r>
        <w:t xml:space="preserve"> scene. </w:t>
      </w:r>
      <w:del w:id="86" w:author="שרית פליציה אנאיס שפירו" w:date="2025-11-04T15:05:00Z" w16du:dateUtc="2025-11-04T14:05:00Z">
        <w:r w:rsidDel="00D41576">
          <w:delText>We compare two modes of interaction: a manual overlay mode, where virtual highlights are precisely anchored by the experimenter to match real-world object locations, and an automatic detection mode, which dynamically identifies and highlights obstacles based on depth features.</w:delText>
        </w:r>
      </w:del>
    </w:p>
    <w:p w14:paraId="37F5B797" w14:textId="2E1B12FC" w:rsidR="00894368" w:rsidRDefault="00D64B5D">
      <w:pPr>
        <w:ind w:left="-15" w:right="0" w:firstLine="199"/>
      </w:pPr>
      <w:commentRangeStart w:id="87"/>
      <w:commentRangeStart w:id="88"/>
      <w:ins w:id="89" w:author="שרית פליציה אנאיס שפירו" w:date="2025-11-09T17:57:00Z" w16du:dateUtc="2025-11-09T15:57:00Z">
        <w:r>
          <w:t xml:space="preserve">We </w:t>
        </w:r>
      </w:ins>
      <w:commentRangeEnd w:id="87"/>
      <w:ins w:id="90" w:author="שרית פליציה אנאיס שפירו" w:date="2025-11-09T18:02:00Z" w16du:dateUtc="2025-11-09T16:02:00Z">
        <w:r>
          <w:rPr>
            <w:rStyle w:val="CommentReference"/>
          </w:rPr>
          <w:commentReference w:id="87"/>
        </w:r>
      </w:ins>
      <w:commentRangeEnd w:id="88"/>
      <w:ins w:id="91" w:author="שרית פליציה אנאיס שפירו" w:date="2025-11-09T18:03:00Z" w16du:dateUtc="2025-11-09T16:03:00Z">
        <w:r>
          <w:rPr>
            <w:rStyle w:val="CommentReference"/>
          </w:rPr>
          <w:commentReference w:id="88"/>
        </w:r>
      </w:ins>
      <w:ins w:id="92" w:author="שרית פליציה אנאיס שפירו" w:date="2025-11-09T17:57:00Z" w16du:dateUtc="2025-11-09T15:57:00Z">
        <w:r>
          <w:t xml:space="preserve">designed </w:t>
        </w:r>
      </w:ins>
      <w:del w:id="93" w:author="שרית פליציה אנאיס שפירו" w:date="2025-11-09T17:57:00Z" w16du:dateUtc="2025-11-09T15:57:00Z">
        <w:r w:rsidDel="00D64B5D">
          <w:delText xml:space="preserve">Through </w:delText>
        </w:r>
      </w:del>
      <w:r>
        <w:t xml:space="preserve">a series of </w:t>
      </w:r>
      <w:del w:id="94" w:author="שרית פליציה אנאיס שפירו" w:date="2025-11-06T21:33:00Z" w16du:dateUtc="2025-11-06T20:33:00Z">
        <w:r w:rsidDel="00772A9C">
          <w:delText xml:space="preserve">real-world mobility </w:delText>
        </w:r>
      </w:del>
      <w:r>
        <w:t xml:space="preserve">tasks </w:t>
      </w:r>
      <w:ins w:id="95" w:author="שרית פליציה אנאיס שפירו" w:date="2025-11-12T08:30:00Z" w16du:dateUtc="2025-11-12T06:30:00Z">
        <w:r w:rsidR="00D22D03">
          <w:t xml:space="preserve">that were performed </w:t>
        </w:r>
      </w:ins>
      <w:r>
        <w:t xml:space="preserve">in dim lighting conditions </w:t>
      </w:r>
      <w:ins w:id="96" w:author="שרית פליציה אנאיס שפירו" w:date="2025-11-09T17:57:00Z" w16du:dateUtc="2025-11-09T15:57:00Z">
        <w:r>
          <w:t xml:space="preserve">to examine the impact of AR object highlights </w:t>
        </w:r>
      </w:ins>
      <w:ins w:id="97" w:author="שרית פליציה אנאיס שפירו" w:date="2025-11-09T17:58:00Z" w16du:dateUtc="2025-11-09T15:58:00Z">
        <w:r>
          <w:t xml:space="preserve">to assist night blindness. </w:t>
        </w:r>
      </w:ins>
      <w:del w:id="98" w:author="שרית פליציה אנאיס שפירו" w:date="2025-11-09T17:58:00Z" w16du:dateUtc="2025-11-09T15:58:00Z">
        <w:r w:rsidDel="00D64B5D">
          <w:delText>—</w:delText>
        </w:r>
      </w:del>
      <w:ins w:id="99" w:author="שרית פליציה אנאיס שפירו" w:date="2025-11-09T17:58:00Z" w16du:dateUtc="2025-11-09T15:58:00Z">
        <w:r>
          <w:t xml:space="preserve">Participants performed an </w:t>
        </w:r>
      </w:ins>
      <w:del w:id="100" w:author="שרית פליציה אנאיס שפירו" w:date="2025-11-09T17:58:00Z" w16du:dateUtc="2025-11-09T15:58:00Z">
        <w:r w:rsidDel="00D64B5D">
          <w:delText xml:space="preserve">including </w:delText>
        </w:r>
      </w:del>
      <w:r>
        <w:t>object counting</w:t>
      </w:r>
      <w:ins w:id="101" w:author="שרית פליציה אנאיס שפירו" w:date="2025-11-09T17:58:00Z" w16du:dateUtc="2025-11-09T15:58:00Z">
        <w:r>
          <w:t xml:space="preserve"> task</w:t>
        </w:r>
      </w:ins>
      <w:r>
        <w:t xml:space="preserve">, </w:t>
      </w:r>
      <w:ins w:id="102" w:author="שרית פליציה אנאיס שפירו" w:date="2025-11-12T08:31:00Z" w16du:dateUtc="2025-11-12T06:31:00Z">
        <w:r w:rsidR="00D22D03">
          <w:t xml:space="preserve">a walking task that included navigating around </w:t>
        </w:r>
      </w:ins>
      <w:r>
        <w:t>obstacle</w:t>
      </w:r>
      <w:ins w:id="103" w:author="שרית פליציה אנאיס שפירו" w:date="2025-11-12T08:31:00Z" w16du:dateUtc="2025-11-12T06:31:00Z">
        <w:r w:rsidR="00D22D03">
          <w:t>s</w:t>
        </w:r>
      </w:ins>
      <w:del w:id="104" w:author="שרית פליציה אנאיס שפירו" w:date="2025-11-12T08:31:00Z" w16du:dateUtc="2025-11-12T06:31:00Z">
        <w:r w:rsidDel="00D22D03">
          <w:delText xml:space="preserve"> navigation</w:delText>
        </w:r>
      </w:del>
      <w:r>
        <w:t xml:space="preserve">, and </w:t>
      </w:r>
      <w:ins w:id="105" w:author="שרית פליציה אנאיס שפירו" w:date="2025-11-12T08:31:00Z" w16du:dateUtc="2025-11-12T06:31:00Z">
        <w:r w:rsidR="003B35CC">
          <w:t xml:space="preserve">an </w:t>
        </w:r>
      </w:ins>
      <w:commentRangeStart w:id="106"/>
      <w:r>
        <w:t>object interaction</w:t>
      </w:r>
      <w:commentRangeEnd w:id="106"/>
      <w:r>
        <w:rPr>
          <w:rStyle w:val="CommentReference"/>
        </w:rPr>
        <w:commentReference w:id="106"/>
      </w:r>
      <w:ins w:id="107" w:author="שרית פליציה אנאיס שפירו" w:date="2025-11-12T08:31:00Z" w16du:dateUtc="2025-11-12T06:31:00Z">
        <w:r w:rsidR="003B35CC">
          <w:t xml:space="preserve"> task</w:t>
        </w:r>
      </w:ins>
      <w:ins w:id="108" w:author="שרית פליציה אנאיס שפירו" w:date="2025-11-12T08:32:00Z" w16du:dateUtc="2025-11-12T06:32:00Z">
        <w:r w:rsidR="003B35CC">
          <w:t xml:space="preserve">. </w:t>
        </w:r>
      </w:ins>
      <w:del w:id="109" w:author="שרית פליציה אנאיס שפירו" w:date="2025-11-12T08:32:00Z" w16du:dateUtc="2025-11-12T06:32:00Z">
        <w:r w:rsidDel="003B35CC">
          <w:delText>—</w:delText>
        </w:r>
      </w:del>
      <w:ins w:id="110" w:author="שרית פליציה אנאיס שפירו" w:date="2025-11-12T08:32:00Z" w16du:dateUtc="2025-11-12T06:32:00Z">
        <w:r w:rsidR="003B35CC">
          <w:t>W</w:t>
        </w:r>
      </w:ins>
      <w:del w:id="111" w:author="שרית פליציה אנאיס שפירו" w:date="2025-11-12T08:32:00Z" w16du:dateUtc="2025-11-12T06:32:00Z">
        <w:r w:rsidDel="003B35CC">
          <w:delText>w</w:delText>
        </w:r>
      </w:del>
      <w:r>
        <w:t xml:space="preserve">e </w:t>
      </w:r>
      <w:proofErr w:type="gramStart"/>
      <w:r>
        <w:t>assess</w:t>
      </w:r>
      <w:proofErr w:type="gramEnd"/>
      <w:r>
        <w:t xml:space="preserve"> the system’s impact on detection accuracy, navigation performance, walking confidence, and user experience. Our results show that AR overlays significantly </w:t>
      </w:r>
      <w:ins w:id="112" w:author="שרית פליציה אנאיס שפירו" w:date="2025-11-06T21:33:00Z" w16du:dateUtc="2025-11-06T20:33:00Z">
        <w:r w:rsidR="00772A9C">
          <w:t xml:space="preserve">improved performance – it </w:t>
        </w:r>
      </w:ins>
      <w:r>
        <w:t>reduce</w:t>
      </w:r>
      <w:ins w:id="113" w:author="שרית פליציה אנאיס שפירו" w:date="2025-11-06T21:33:00Z" w16du:dateUtc="2025-11-06T20:33:00Z">
        <w:r w:rsidR="00772A9C">
          <w:t>d</w:t>
        </w:r>
      </w:ins>
      <w:r>
        <w:t xml:space="preserve"> collisions, spe</w:t>
      </w:r>
      <w:del w:id="114" w:author="שרית פליציה אנאיס שפירו" w:date="2025-11-06T21:34:00Z" w16du:dateUtc="2025-11-06T20:34:00Z">
        <w:r w:rsidDel="00772A9C">
          <w:delText>e</w:delText>
        </w:r>
      </w:del>
      <w:r>
        <w:t>d up movement, and enhance</w:t>
      </w:r>
      <w:ins w:id="115" w:author="שרית פליציה אנאיס שפירו" w:date="2025-11-06T21:34:00Z" w16du:dateUtc="2025-11-06T20:34:00Z">
        <w:r w:rsidR="00772A9C">
          <w:t>d</w:t>
        </w:r>
      </w:ins>
      <w:r>
        <w:t xml:space="preserve"> </w:t>
      </w:r>
      <w:ins w:id="116" w:author="שרית פליציה אנאיס שפירו" w:date="2025-11-06T21:34:00Z" w16du:dateUtc="2025-11-06T20:34:00Z">
        <w:r w:rsidR="00772A9C">
          <w:t xml:space="preserve">perception of objects </w:t>
        </w:r>
      </w:ins>
      <w:del w:id="117" w:author="שרית פליציה אנאיס שפירו" w:date="2025-11-06T21:34:00Z" w16du:dateUtc="2025-11-06T20:34:00Z">
        <w:r w:rsidDel="00772A9C">
          <w:delText xml:space="preserve">perceived spatial clarity </w:delText>
        </w:r>
      </w:del>
      <w:r>
        <w:t xml:space="preserve">in </w:t>
      </w:r>
      <w:commentRangeStart w:id="118"/>
      <w:r>
        <w:t>low-light conditions</w:t>
      </w:r>
      <w:commentRangeEnd w:id="118"/>
      <w:r w:rsidR="00772A9C">
        <w:rPr>
          <w:rStyle w:val="CommentReference"/>
        </w:rPr>
        <w:commentReference w:id="118"/>
      </w:r>
      <w:r>
        <w:t xml:space="preserve">. Importantly, we also uncover critical usability </w:t>
      </w:r>
      <w:commentRangeStart w:id="119"/>
      <w:r>
        <w:t xml:space="preserve">insights </w:t>
      </w:r>
      <w:commentRangeEnd w:id="119"/>
      <w:r>
        <w:rPr>
          <w:rStyle w:val="CommentReference"/>
        </w:rPr>
        <w:commentReference w:id="119"/>
      </w:r>
      <w:r>
        <w:t>about how predictability, timing, and visual consistency shape trust in assistive AR for low-vision users.</w:t>
      </w:r>
      <w:ins w:id="120" w:author="שרית פליציה אנאיס שפירו" w:date="2025-11-12T08:33:00Z" w16du:dateUtc="2025-11-12T06:33:00Z">
        <w:r w:rsidR="003B35CC">
          <w:t xml:space="preserve"> We di</w:t>
        </w:r>
      </w:ins>
      <w:ins w:id="121" w:author="שרית פליציה אנאיס שפירו" w:date="2025-11-12T08:34:00Z" w16du:dateUtc="2025-11-12T06:34:00Z">
        <w:r w:rsidR="003B35CC">
          <w:t>scuss the potential of AR and depth sensing in dim</w:t>
        </w:r>
      </w:ins>
      <w:ins w:id="122" w:author="שרית פליציה אנאיס שפירו" w:date="2025-11-12T08:35:00Z" w16du:dateUtc="2025-11-12T06:35:00Z">
        <w:r w:rsidR="003B35CC">
          <w:t xml:space="preserve"> lighting conditions and </w:t>
        </w:r>
        <w:r w:rsidR="003B35CC">
          <w:t xml:space="preserve">highlight directions for building more </w:t>
        </w:r>
        <w:commentRangeStart w:id="123"/>
        <w:r w:rsidR="003B35CC">
          <w:t>adaptive</w:t>
        </w:r>
        <w:commentRangeEnd w:id="123"/>
        <w:r w:rsidR="003B35CC">
          <w:rPr>
            <w:rStyle w:val="CommentReference"/>
          </w:rPr>
          <w:commentReference w:id="123"/>
        </w:r>
        <w:r w:rsidR="003B35CC">
          <w:t xml:space="preserve"> AR tools for users with visual impairment</w:t>
        </w:r>
        <w:r w:rsidR="003B35CC">
          <w:t xml:space="preserve">. </w:t>
        </w:r>
      </w:ins>
    </w:p>
    <w:p w14:paraId="6891008F" w14:textId="0390CF0F" w:rsidR="00894368" w:rsidRDefault="00000000">
      <w:pPr>
        <w:spacing w:after="219"/>
        <w:ind w:left="-15" w:right="0" w:firstLine="199"/>
      </w:pPr>
      <w:commentRangeStart w:id="124"/>
      <w:commentRangeStart w:id="125"/>
      <w:r>
        <w:t xml:space="preserve">This </w:t>
      </w:r>
      <w:commentRangeEnd w:id="124"/>
      <w:r w:rsidR="00D64B5D">
        <w:rPr>
          <w:rStyle w:val="CommentReference"/>
        </w:rPr>
        <w:commentReference w:id="124"/>
      </w:r>
      <w:r>
        <w:t>work contributes to a growing body of research on XR and accessibility, demonstrating that minimal, spatially anchored visual augmentation—without full-scene replacement</w:t>
      </w:r>
      <w:del w:id="126" w:author="שרית פליציה אנאיס שפירו" w:date="2025-11-06T21:35:00Z" w16du:dateUtc="2025-11-06T20:35:00Z">
        <w:r w:rsidDel="00B32388">
          <w:delText xml:space="preserve"> or haptic feedback</w:delText>
        </w:r>
      </w:del>
      <w:r>
        <w:t xml:space="preserve">—can </w:t>
      </w:r>
      <w:del w:id="127" w:author="שרית פליציה אנאיס שפירו" w:date="2025-11-06T21:35:00Z" w16du:dateUtc="2025-11-06T20:35:00Z">
        <w:r w:rsidDel="00B32388">
          <w:delText xml:space="preserve">meaningfully </w:delText>
        </w:r>
      </w:del>
      <w:r>
        <w:t>support independent navigation for people with night blindness. We discuss the implications of our findings for future AR system design, especially in the context of real-time object detection and low-light performance, and</w:t>
      </w:r>
      <w:del w:id="128" w:author="שרית פליציה אנאיס שפירו" w:date="2025-11-12T08:35:00Z" w16du:dateUtc="2025-11-12T06:35:00Z">
        <w:r w:rsidDel="003B35CC">
          <w:delText xml:space="preserve"> highlight directions for building more </w:delText>
        </w:r>
        <w:commentRangeStart w:id="129"/>
        <w:r w:rsidDel="003B35CC">
          <w:delText>adaptive</w:delText>
        </w:r>
        <w:commentRangeEnd w:id="129"/>
        <w:r w:rsidR="00B32388" w:rsidDel="003B35CC">
          <w:rPr>
            <w:rStyle w:val="CommentReference"/>
          </w:rPr>
          <w:commentReference w:id="129"/>
        </w:r>
      </w:del>
      <w:del w:id="130" w:author="שרית פליציה אנאיס שפירו" w:date="2025-11-06T21:36:00Z" w16du:dateUtc="2025-11-06T20:36:00Z">
        <w:r w:rsidDel="00B32388">
          <w:delText>, intuitive</w:delText>
        </w:r>
      </w:del>
      <w:del w:id="131" w:author="שרית פליציה אנאיס שפירו" w:date="2025-11-12T08:35:00Z" w16du:dateUtc="2025-11-12T06:35:00Z">
        <w:r w:rsidDel="003B35CC">
          <w:delText xml:space="preserve"> AR tools for users with visual impairments</w:delText>
        </w:r>
      </w:del>
      <w:r>
        <w:t>.</w:t>
      </w:r>
      <w:commentRangeEnd w:id="125"/>
      <w:r w:rsidR="003B35CC">
        <w:rPr>
          <w:rStyle w:val="CommentReference"/>
        </w:rPr>
        <w:commentReference w:id="125"/>
      </w:r>
    </w:p>
    <w:p w14:paraId="1DCF4C96" w14:textId="77777777" w:rsidR="00894368" w:rsidRDefault="00000000">
      <w:pPr>
        <w:pStyle w:val="Heading1"/>
        <w:ind w:left="277" w:hanging="288"/>
        <w:rPr>
          <w:ins w:id="132" w:author="שרית פליציה אנאיס שפירו" w:date="2025-11-09T11:37:00Z" w16du:dateUtc="2025-11-09T09:37:00Z"/>
        </w:rPr>
      </w:pPr>
      <w:r>
        <w:rPr>
          <w:sz w:val="18"/>
        </w:rPr>
        <w:t>R</w:t>
      </w:r>
      <w:r>
        <w:t xml:space="preserve">ELATED </w:t>
      </w:r>
      <w:r>
        <w:rPr>
          <w:sz w:val="18"/>
        </w:rPr>
        <w:t>W</w:t>
      </w:r>
      <w:r>
        <w:t>ORK</w:t>
      </w:r>
    </w:p>
    <w:p w14:paraId="37F282FB" w14:textId="35C155EF" w:rsidR="0037598D" w:rsidRDefault="0037598D" w:rsidP="0037598D">
      <w:pPr>
        <w:ind w:left="-5" w:right="0"/>
      </w:pPr>
      <w:r>
        <w:t xml:space="preserve">A major challenge for individuals with low vision is obstacle </w:t>
      </w:r>
      <w:commentRangeStart w:id="133"/>
      <w:commentRangeStart w:id="134"/>
      <w:r>
        <w:t>avoidance</w:t>
      </w:r>
      <w:commentRangeEnd w:id="133"/>
      <w:r>
        <w:rPr>
          <w:rStyle w:val="CommentReference"/>
        </w:rPr>
        <w:commentReference w:id="133"/>
      </w:r>
      <w:commentRangeEnd w:id="134"/>
      <w:r w:rsidR="00E62E4F">
        <w:rPr>
          <w:rStyle w:val="CommentReference"/>
        </w:rPr>
        <w:commentReference w:id="134"/>
      </w:r>
      <w:r>
        <w:t xml:space="preserve">. </w:t>
      </w:r>
      <w:ins w:id="135" w:author="שרית פליציה אנאיס שפירו" w:date="2025-11-09T12:51:00Z" w16du:dateUtc="2025-11-09T10:51:00Z">
        <w:r>
          <w:t>In recent years AR has proved its potential to a</w:t>
        </w:r>
      </w:ins>
      <w:ins w:id="136" w:author="שרית פליציה אנאיס שפירו" w:date="2025-11-09T12:52:00Z" w16du:dateUtc="2025-11-09T10:52:00Z">
        <w:r>
          <w:t xml:space="preserve">ssist people with low vision </w:t>
        </w:r>
        <w:r w:rsidR="00E335E8">
          <w:t xml:space="preserve">by modifying the visibility of the surrounding environment (see reviews XX YY). </w:t>
        </w:r>
      </w:ins>
      <w:ins w:id="137" w:author="שרית פליציה אנאיס שפירו" w:date="2025-11-09T18:04:00Z" w16du:dateUtc="2025-11-09T16:04:00Z">
        <w:r w:rsidR="00FF703F">
          <w:t xml:space="preserve">Several approaches have used </w:t>
        </w:r>
        <w:proofErr w:type="gramStart"/>
        <w:r w:rsidR="00FF703F">
          <w:t>full-field</w:t>
        </w:r>
        <w:proofErr w:type="gramEnd"/>
        <w:r w:rsidR="00FF703F">
          <w:t xml:space="preserve"> of view modifications </w:t>
        </w:r>
      </w:ins>
      <w:ins w:id="138" w:author="שרית פליציה אנאיס שפירו" w:date="2025-11-09T18:05:00Z" w16du:dateUtc="2025-11-09T16:05:00Z">
        <w:r w:rsidR="00FF703F">
          <w:t>such as</w:t>
        </w:r>
      </w:ins>
      <w:ins w:id="139" w:author="שרית פליציה אנאיס שפירו" w:date="2025-11-09T18:04:00Z" w16du:dateUtc="2025-11-09T16:04:00Z">
        <w:r w:rsidR="00FF703F">
          <w:t xml:space="preserve"> border </w:t>
        </w:r>
      </w:ins>
      <w:ins w:id="140" w:author="שרית פליציה אנאיס שפירו" w:date="2025-11-12T08:36:00Z" w16du:dateUtc="2025-11-12T06:36:00Z">
        <w:r w:rsidR="00703C50">
          <w:t>enhancements</w:t>
        </w:r>
      </w:ins>
      <w:ins w:id="141" w:author="שרית פליציה אנאיס שפירו" w:date="2025-11-09T18:04:00Z" w16du:dateUtc="2025-11-09T16:04:00Z">
        <w:r w:rsidR="00FF703F">
          <w:t xml:space="preserve"> </w:t>
        </w:r>
      </w:ins>
      <w:ins w:id="142" w:author="שרית פליציה אנאיס שפירו" w:date="2025-11-09T18:05:00Z" w16du:dateUtc="2025-11-09T16:05:00Z">
        <w:r w:rsidR="00FF703F">
          <w:t>(</w:t>
        </w:r>
      </w:ins>
      <w:proofErr w:type="spellStart"/>
      <w:ins w:id="143" w:author="שרית פליציה אנאיס שפירו" w:date="2025-11-09T18:04:00Z" w16du:dateUtc="2025-11-09T16:04:00Z">
        <w:r w:rsidR="00FF703F">
          <w:t>XXref</w:t>
        </w:r>
        <w:proofErr w:type="spellEnd"/>
        <w:r w:rsidR="00FF703F">
          <w:t>)</w:t>
        </w:r>
      </w:ins>
      <w:ins w:id="144" w:author="שרית פליציה אנאיס שפירו" w:date="2025-11-09T18:05:00Z" w16du:dateUtc="2025-11-09T16:05:00Z">
        <w:r w:rsidR="00FF703F">
          <w:t xml:space="preserve"> or color coded depth information (</w:t>
        </w:r>
        <w:proofErr w:type="spellStart"/>
        <w:r w:rsidR="00FF703F">
          <w:t>XXref</w:t>
        </w:r>
        <w:proofErr w:type="spellEnd"/>
        <w:r w:rsidR="00FF703F">
          <w:t>)</w:t>
        </w:r>
      </w:ins>
      <w:ins w:id="145" w:author="שרית פליציה אנאיס שפירו" w:date="2025-11-09T18:08:00Z" w16du:dateUtc="2025-11-09T16:08:00Z">
        <w:r w:rsidR="00FF703F">
          <w:t xml:space="preserve">. </w:t>
        </w:r>
      </w:ins>
      <w:ins w:id="146" w:author="שרית פליציה אנאיס שפירו" w:date="2025-11-09T18:09:00Z" w16du:dateUtc="2025-11-09T16:09:00Z">
        <w:r w:rsidR="00FF703F">
          <w:t xml:space="preserve">However, this approach has reduced user experience, as people with low vision reported visual overload (cite chi </w:t>
        </w:r>
      </w:ins>
      <w:ins w:id="147" w:author="שרית פליציה אנאיס שפירו" w:date="2025-11-12T08:37:00Z" w16du:dateUtc="2025-11-12T06:37:00Z">
        <w:r w:rsidR="00703C50">
          <w:t xml:space="preserve">2021? </w:t>
        </w:r>
      </w:ins>
      <w:ins w:id="148" w:author="שרית פליציה אנאיס שפירו" w:date="2025-11-09T18:09:00Z" w16du:dateUtc="2025-11-09T16:09:00Z">
        <w:r w:rsidR="00FF703F">
          <w:t>paper</w:t>
        </w:r>
      </w:ins>
      <w:ins w:id="149" w:author="שרית פליציה אנאיס שפירו" w:date="2025-11-09T18:10:00Z" w16du:dateUtc="2025-11-09T16:10:00Z">
        <w:r w:rsidR="00FF703F">
          <w:t xml:space="preserve"> that reviews different approaches). </w:t>
        </w:r>
      </w:ins>
      <w:ins w:id="150" w:author="שרית פליציה אנאיס שפירו" w:date="2025-11-09T18:09:00Z" w16du:dateUtc="2025-11-09T16:09:00Z">
        <w:r w:rsidR="00FF703F">
          <w:t xml:space="preserve"> </w:t>
        </w:r>
      </w:ins>
      <w:ins w:id="151" w:author="שרית פליציה אנאיס שפירו" w:date="2025-11-09T18:10:00Z" w16du:dateUtc="2025-11-09T16:10:00Z">
        <w:r w:rsidR="00FF703F">
          <w:t>Instead of replacing full visual scenes, and leveraging advancements in computer vision, r</w:t>
        </w:r>
      </w:ins>
      <w:ins w:id="152" w:author="שרית פליציה אנאיס שפירו" w:date="2025-11-09T18:08:00Z" w16du:dateUtc="2025-11-09T16:08:00Z">
        <w:r w:rsidR="00FF703F">
          <w:t xml:space="preserve">ecent studies has </w:t>
        </w:r>
      </w:ins>
      <w:ins w:id="153" w:author="שרית פליציה אנאיס שפירו" w:date="2025-11-09T18:11:00Z" w16du:dateUtc="2025-11-09T16:11:00Z">
        <w:r w:rsidR="00FF703F">
          <w:t xml:space="preserve">focused on </w:t>
        </w:r>
      </w:ins>
      <w:ins w:id="154" w:author="שרית פליציה אנאיס שפירו" w:date="2025-11-12T08:37:00Z" w16du:dateUtc="2025-11-12T06:37:00Z">
        <w:r w:rsidR="00703C50">
          <w:t>enhancing</w:t>
        </w:r>
      </w:ins>
      <w:ins w:id="155" w:author="שרית פליציה אנאיס שפירו" w:date="2025-11-09T18:11:00Z" w16du:dateUtc="2025-11-09T16:11:00Z">
        <w:r w:rsidR="00FF703F">
          <w:t xml:space="preserve"> specific objects. </w:t>
        </w:r>
      </w:ins>
      <w:del w:id="156" w:author="שרית פליציה אנאיס שפירו" w:date="2025-11-09T12:43:00Z" w16du:dateUtc="2025-11-09T10:43:00Z">
        <w:r w:rsidDel="0037598D">
          <w:delText>Various assistive systems have been explored to mitigate this, ranging from auditory and haptic feedback devices to visual augmentation techniques. The user carries the phone (e.g. in a pocket) and receives spoken feedback through earphones, making the system fully portable.</w:delText>
        </w:r>
      </w:del>
    </w:p>
    <w:p w14:paraId="28E57EF6" w14:textId="687A6DD8" w:rsidR="00FF703F" w:rsidRDefault="0037598D" w:rsidP="00186CD8">
      <w:pPr>
        <w:ind w:left="-15" w:right="0" w:firstLine="199"/>
        <w:rPr>
          <w:ins w:id="157" w:author="שרית פליציה אנאיס שפירו" w:date="2025-11-09T18:03:00Z" w16du:dateUtc="2025-11-09T16:03:00Z"/>
        </w:rPr>
      </w:pPr>
      <w:del w:id="158" w:author="שרית פליציה אנאיס שפירו" w:date="2025-11-09T12:53:00Z" w16du:dateUtc="2025-11-09T10:53:00Z">
        <w:r w:rsidDel="003A5089">
          <w:delText>Mobility for people with low vision is often impeded by difficulty detecting obstacles, which can be partly alleviated by AR cues</w:delText>
        </w:r>
      </w:del>
      <w:commentRangeStart w:id="159"/>
      <w:r>
        <w:t>.</w:t>
      </w:r>
      <w:moveFromRangeStart w:id="160" w:author="שרית פליציה אנאיס שפירו" w:date="2025-11-09T18:18:00Z" w:name="move213604714"/>
      <w:moveFrom w:id="161" w:author="שרית פליציה אנאיס שפירו" w:date="2025-11-09T18:18:00Z">
        <w:r w:rsidDel="00186CD8">
          <w:t xml:space="preserve"> Van Rheede et al., </w:t>
        </w:r>
        <w:r w:rsidDel="00186CD8">
          <w:rPr>
            <w:color w:val="00007F"/>
          </w:rPr>
          <w:t xml:space="preserve">2015 </w:t>
        </w:r>
        <w:r w:rsidDel="00186CD8">
          <w:t>developed “residual vision glasses” that use a head-mounted depth camera to display obstacles as brightness-coded cues. In trials on an indoor obstacle course with 11 low-vision participants, all users were able to navigate an obstacle course with the glasses, and those with the poorest baseline performance showed mobility improvements; however, walking speed slowed and hesitations increased under the altered visual representation.</w:t>
        </w:r>
        <w:commentRangeEnd w:id="159"/>
        <w:r w:rsidR="006E26AE" w:rsidDel="00186CD8">
          <w:rPr>
            <w:rStyle w:val="CommentReference"/>
          </w:rPr>
          <w:commentReference w:id="159"/>
        </w:r>
      </w:moveFrom>
      <w:moveFromRangeEnd w:id="160"/>
      <w:del w:id="162" w:author="שרית פליציה אנאיס שפירו" w:date="2025-11-12T08:37:00Z" w16du:dateUtc="2025-11-12T06:37:00Z">
        <w:r w:rsidDel="00703C50">
          <w:delText xml:space="preserve"> </w:delText>
        </w:r>
      </w:del>
      <w:del w:id="163" w:author="שרית פליציה אנאיס שפירו" w:date="2025-11-09T12:43:00Z" w16du:dateUtc="2025-11-09T10:43:00Z">
        <w:r w:rsidDel="0037598D">
          <w:delText xml:space="preserve">Min Htike et al., </w:delText>
        </w:r>
        <w:r w:rsidDel="0037598D">
          <w:rPr>
            <w:color w:val="00007F"/>
          </w:rPr>
          <w:delText xml:space="preserve">2021 </w:delText>
        </w:r>
        <w:r w:rsidDel="0037598D">
          <w:delText xml:space="preserve">conducted an extensive qualitative study in which 18 low-vision participants tried a set of eight prototype AR visual augmentations using HoloLens glasses. These augmentations included features like contrast enhancement, depthbased color shading, and object highlighting. The study found that participants’ perceived benefits varied with their level of vision: those with moderate vision loss reported the most potential benefit from the AR glasses, whereas people with very severe (near-total) vision loss gained less, users also emphasized the importance of customizability – the ability to tailor brightness, colors, and which features are active – given the highly varied needs across the lowvision spectrum. Min Htike et al., </w:delText>
        </w:r>
        <w:r w:rsidDel="0037598D">
          <w:rPr>
            <w:color w:val="00007F"/>
          </w:rPr>
          <w:delText xml:space="preserve">2021 </w:delText>
        </w:r>
        <w:r w:rsidDel="0037598D">
          <w:delText xml:space="preserve">note that no single AR display setting works for everyone; instead, the system must adapt to individual preferences and conditions. . </w:delText>
        </w:r>
      </w:del>
      <w:moveFromRangeStart w:id="164" w:author="שרית פליציה אנאיס שפירו" w:date="2025-11-09T18:18:00Z" w:name="move213604731"/>
      <w:commentRangeStart w:id="165"/>
      <w:moveFrom w:id="166" w:author="שרית פליציה אנאיס שפירו" w:date="2025-11-09T18:18:00Z">
        <w:r w:rsidDel="00186CD8">
          <w:t>These findings suggest a trade-off: AR overlays can make hazards more visible, but may initially slow users as they adapt.</w:t>
        </w:r>
        <w:commentRangeEnd w:id="165"/>
        <w:r w:rsidR="003A5089" w:rsidDel="00186CD8">
          <w:rPr>
            <w:rStyle w:val="CommentReference"/>
          </w:rPr>
          <w:commentReference w:id="165"/>
        </w:r>
        <w:r w:rsidDel="00186CD8">
          <w:t xml:space="preserve"> </w:t>
        </w:r>
      </w:moveFrom>
      <w:moveFromRangeEnd w:id="164"/>
    </w:p>
    <w:p w14:paraId="6D97A422" w14:textId="3E2D72F6" w:rsidR="0037598D" w:rsidRDefault="00FF703F" w:rsidP="00CF5EC3">
      <w:pPr>
        <w:ind w:right="0"/>
        <w:rPr>
          <w:ins w:id="167" w:author="שרית פליציה אנאיס שפירו" w:date="2025-11-09T18:20:00Z" w16du:dateUtc="2025-11-09T16:20:00Z"/>
        </w:rPr>
      </w:pPr>
      <w:ins w:id="168" w:author="שרית פליציה אנאיס שפירו" w:date="2025-11-09T18:11:00Z" w16du:dateUtc="2025-11-09T16:11:00Z">
        <w:r>
          <w:t xml:space="preserve">For example, </w:t>
        </w:r>
      </w:ins>
      <w:r w:rsidR="0037598D">
        <w:t xml:space="preserve">Fox et al., </w:t>
      </w:r>
      <w:r w:rsidR="0037598D">
        <w:rPr>
          <w:color w:val="00007F"/>
        </w:rPr>
        <w:t xml:space="preserve">2023 </w:t>
      </w:r>
      <w:del w:id="169" w:author="שרית פליציה אנאיס שפירו" w:date="2025-11-09T18:13:00Z" w16du:dateUtc="2025-11-09T16:13:00Z">
        <w:r w:rsidR="0037598D" w:rsidDel="00FF703F">
          <w:delText xml:space="preserve">developed a seethrough AR prototype that displays </w:delText>
        </w:r>
      </w:del>
      <w:del w:id="170" w:author="שרית פליציה אנאיס שפירו" w:date="2025-11-09T18:12:00Z" w16du:dateUtc="2025-11-09T16:12:00Z">
        <w:r w:rsidR="0037598D" w:rsidDel="00FF703F">
          <w:delText xml:space="preserve">multiple </w:delText>
        </w:r>
      </w:del>
      <w:del w:id="171" w:author="שרית פליציה אנאיס שפירו" w:date="2025-11-09T18:13:00Z" w16du:dateUtc="2025-11-09T16:13:00Z">
        <w:r w:rsidR="0037598D" w:rsidDel="00FF703F">
          <w:delText xml:space="preserve">cue </w:delText>
        </w:r>
      </w:del>
      <w:del w:id="172" w:author="שרית פליציה אנאיס שפירו" w:date="2025-11-09T18:12:00Z" w16du:dateUtc="2025-11-09T16:12:00Z">
        <w:r w:rsidR="0037598D" w:rsidDel="00FF703F">
          <w:delText xml:space="preserve">types </w:delText>
        </w:r>
      </w:del>
      <w:del w:id="173" w:author="שרית פליציה אנאיס שפירו" w:date="2025-11-09T18:13:00Z" w16du:dateUtc="2025-11-09T16:13:00Z">
        <w:r w:rsidR="0037598D" w:rsidDel="00FF703F">
          <w:delText>(e.g. 3D outlines vs. directional arrows)</w:delText>
        </w:r>
      </w:del>
      <w:del w:id="174" w:author="שרית פליציה אנאיס שפירו" w:date="2025-11-09T18:12:00Z" w16du:dateUtc="2025-11-09T16:12:00Z">
        <w:r w:rsidR="0037598D" w:rsidDel="00FF703F">
          <w:delText xml:space="preserve"> for obstacles</w:delText>
        </w:r>
      </w:del>
      <w:del w:id="175" w:author="שרית פליציה אנאיס שפירו" w:date="2025-11-09T18:13:00Z" w16du:dateUtc="2025-11-09T16:13:00Z">
        <w:r w:rsidR="0037598D" w:rsidDel="00FF703F">
          <w:delText xml:space="preserve">. In an obstacle-course study with </w:delText>
        </w:r>
        <w:r w:rsidR="0037598D" w:rsidRPr="00AB5F38" w:rsidDel="00FF703F">
          <w:rPr>
            <w:highlight w:val="yellow"/>
            <w:rPrChange w:id="176" w:author="שרית פליציה אנאיס שפירו" w:date="2025-11-09T12:54:00Z" w16du:dateUtc="2025-11-09T10:54:00Z">
              <w:rPr/>
            </w:rPrChange>
          </w:rPr>
          <w:delText>4 participants</w:delText>
        </w:r>
        <w:r w:rsidR="0037598D" w:rsidDel="00FF703F">
          <w:delText xml:space="preserve">, </w:delText>
        </w:r>
      </w:del>
      <w:ins w:id="177" w:author="שרית פליציה אנאיס שפירו" w:date="2025-11-09T18:13:00Z" w16du:dateUtc="2025-11-09T16:13:00Z">
        <w:r>
          <w:t xml:space="preserve"> found that </w:t>
        </w:r>
      </w:ins>
      <w:r w:rsidR="0037598D">
        <w:t>3D world-locked AR cues significantly aided low-vision users</w:t>
      </w:r>
      <w:ins w:id="178" w:author="שרית פליציה אנאיס שפירו" w:date="2025-11-09T18:13:00Z" w16du:dateUtc="2025-11-09T16:13:00Z">
        <w:r>
          <w:t xml:space="preserve"> in an obstacle course</w:t>
        </w:r>
      </w:ins>
      <w:r w:rsidR="0037598D">
        <w:t xml:space="preserve">, yielding better navigation performance than </w:t>
      </w:r>
      <w:del w:id="179" w:author="שרית פליציה אנאיס שפירו" w:date="2025-11-09T18:13:00Z" w16du:dateUtc="2025-11-09T16:13:00Z">
        <w:r w:rsidR="0037598D" w:rsidDel="00FF703F">
          <w:delText xml:space="preserve">simpler </w:delText>
        </w:r>
      </w:del>
      <w:ins w:id="180" w:author="שרית פליציה אנאיס שפירו" w:date="2025-11-09T18:13:00Z" w16du:dateUtc="2025-11-09T16:13:00Z">
        <w:r>
          <w:t xml:space="preserve">head-locked arrow </w:t>
        </w:r>
      </w:ins>
      <w:del w:id="181" w:author="שרית פליציה אנאיס שפירו" w:date="2025-11-09T18:13:00Z" w16du:dateUtc="2025-11-09T16:13:00Z">
        <w:r w:rsidR="0037598D" w:rsidDel="00FF703F">
          <w:delText xml:space="preserve">directional </w:delText>
        </w:r>
      </w:del>
      <w:r w:rsidR="0037598D">
        <w:t xml:space="preserve">cues. </w:t>
      </w:r>
      <w:del w:id="182" w:author="שרית פליציה אנאיס שפירו" w:date="2025-11-09T18:14:00Z" w16du:dateUtc="2025-11-09T16:14:00Z">
        <w:r w:rsidR="0037598D" w:rsidDel="00186CD8">
          <w:delText>The latest experiments demonstrate the practical benefits of AR cueing.</w:delText>
        </w:r>
      </w:del>
      <w:ins w:id="183" w:author="שרית פליציה אנאיס שפירו" w:date="2025-11-09T18:14:00Z" w16du:dateUtc="2025-11-09T16:14:00Z">
        <w:r w:rsidR="00186CD8">
          <w:t>Expanding this approach,</w:t>
        </w:r>
      </w:ins>
      <w:r w:rsidR="0037598D">
        <w:t xml:space="preserve"> </w:t>
      </w:r>
      <w:proofErr w:type="spellStart"/>
      <w:r w:rsidR="0037598D">
        <w:t>Maman</w:t>
      </w:r>
      <w:proofErr w:type="spellEnd"/>
      <w:r w:rsidR="0037598D">
        <w:t xml:space="preserve">, Vol, and S. F. </w:t>
      </w:r>
      <w:proofErr w:type="spellStart"/>
      <w:r w:rsidR="0037598D">
        <w:t>Szpiro</w:t>
      </w:r>
      <w:proofErr w:type="spellEnd"/>
      <w:r w:rsidR="0037598D">
        <w:t xml:space="preserve">, </w:t>
      </w:r>
      <w:r w:rsidR="0037598D">
        <w:rPr>
          <w:color w:val="00007F"/>
        </w:rPr>
        <w:t xml:space="preserve">2025 </w:t>
      </w:r>
      <w:del w:id="184" w:author="שרית פליציה אנאיס שפירו" w:date="2025-11-09T18:14:00Z" w16du:dateUtc="2025-11-09T16:14:00Z">
        <w:r w:rsidR="0037598D" w:rsidDel="00186CD8">
          <w:delText xml:space="preserve">reported </w:delText>
        </w:r>
      </w:del>
      <w:ins w:id="185" w:author="שרית פליציה אנאיס שפירו" w:date="2025-11-09T18:14:00Z" w16du:dateUtc="2025-11-09T16:14:00Z">
        <w:r w:rsidR="00186CD8">
          <w:t xml:space="preserve">examined  </w:t>
        </w:r>
      </w:ins>
      <w:ins w:id="186" w:author="שרית פליציה אנאיס שפירו" w:date="2025-11-09T18:15:00Z" w16du:dateUtc="2025-11-09T16:15:00Z">
        <w:r w:rsidR="00186CD8">
          <w:t xml:space="preserve">how highlighting specifically obstacle borders </w:t>
        </w:r>
      </w:ins>
      <w:ins w:id="187" w:author="שרית פליציה אנאיס שפירו" w:date="2025-11-09T18:16:00Z" w16du:dateUtc="2025-11-09T16:16:00Z">
        <w:r w:rsidR="00186CD8">
          <w:t>using 3D</w:t>
        </w:r>
      </w:ins>
      <w:ins w:id="188" w:author="שרית פליציה אנאיס שפירו" w:date="2025-11-09T18:15:00Z" w16du:dateUtc="2025-11-09T16:15:00Z">
        <w:r w:rsidR="00186CD8">
          <w:t xml:space="preserve"> AR </w:t>
        </w:r>
      </w:ins>
      <w:ins w:id="189" w:author="שרית פליציה אנאיס שפירו" w:date="2025-11-09T18:16:00Z" w16du:dateUtc="2025-11-09T16:16:00Z">
        <w:r w:rsidR="00186CD8">
          <w:t xml:space="preserve">markers </w:t>
        </w:r>
      </w:ins>
      <w:ins w:id="190" w:author="שרית פליציה אנאיס שפירו" w:date="2025-11-09T18:15:00Z" w16du:dateUtc="2025-11-09T16:15:00Z">
        <w:r w:rsidR="00186CD8">
          <w:t xml:space="preserve">improved walking of low vision participants </w:t>
        </w:r>
      </w:ins>
      <w:r w:rsidR="0037598D">
        <w:t xml:space="preserve">on </w:t>
      </w:r>
      <w:ins w:id="191" w:author="שרית פליציה אנאיס שפירו" w:date="2025-11-09T18:15:00Z" w16du:dateUtc="2025-11-09T16:15:00Z">
        <w:r w:rsidR="00186CD8">
          <w:t>a real-world obstacle course</w:t>
        </w:r>
      </w:ins>
      <w:del w:id="192" w:author="שרית פליציה אנאיס שפירו" w:date="2025-11-09T18:16:00Z" w16du:dateUtc="2025-11-09T16:16:00Z">
        <w:r w:rsidR="0037598D" w:rsidDel="00186CD8">
          <w:delText xml:space="preserve">25 participants (14 with low vision, 11 normally sighted) </w:delText>
        </w:r>
      </w:del>
      <w:del w:id="193" w:author="שרית פליציה אנאיס שפירו" w:date="2025-11-09T18:14:00Z" w16du:dateUtc="2025-11-09T16:14:00Z">
        <w:r w:rsidR="0037598D" w:rsidDel="00186CD8">
          <w:delText xml:space="preserve">traversing </w:delText>
        </w:r>
      </w:del>
      <w:del w:id="194" w:author="שרית פליציה אנאיס שפירו" w:date="2025-11-09T18:15:00Z" w16du:dateUtc="2025-11-09T16:15:00Z">
        <w:r w:rsidR="0037598D" w:rsidDel="00186CD8">
          <w:delText>a</w:delText>
        </w:r>
      </w:del>
      <w:del w:id="195" w:author="שרית פליציה אנאיס שפירו" w:date="2025-11-09T18:16:00Z" w16du:dateUtc="2025-11-09T16:16:00Z">
        <w:r w:rsidR="0037598D" w:rsidDel="00186CD8">
          <w:delText xml:space="preserve"> </w:delText>
        </w:r>
      </w:del>
      <w:del w:id="196" w:author="שרית פליציה אנאיס שפירו" w:date="2025-11-09T18:15:00Z" w16du:dateUtc="2025-11-09T16:15:00Z">
        <w:r w:rsidR="0037598D" w:rsidDel="00186CD8">
          <w:delText xml:space="preserve">real-world obstacle course </w:delText>
        </w:r>
      </w:del>
      <w:del w:id="197" w:author="שרית פליציה אנאיס שפירו" w:date="2025-11-09T18:16:00Z" w16du:dateUtc="2025-11-09T16:16:00Z">
        <w:r w:rsidR="0037598D" w:rsidDel="00186CD8">
          <w:delText>with vs. without 3D AR obstacle markers</w:delText>
        </w:r>
      </w:del>
      <w:r w:rsidR="0037598D">
        <w:t xml:space="preserve">. </w:t>
      </w:r>
      <w:ins w:id="198" w:author="שרית פליציה אנאיס שפירו" w:date="2025-11-09T18:19:00Z" w16du:dateUtc="2025-11-09T16:19:00Z">
        <w:r w:rsidR="00CF5EC3">
          <w:t xml:space="preserve">Increasing the 3D outline of obstacles in </w:t>
        </w:r>
      </w:ins>
      <w:r w:rsidR="0037598D">
        <w:t xml:space="preserve">AR </w:t>
      </w:r>
      <w:del w:id="199" w:author="שרית פליציה אנאיס שפירו" w:date="2025-11-09T18:19:00Z" w16du:dateUtc="2025-11-09T16:19:00Z">
        <w:r w:rsidR="0037598D" w:rsidDel="00CF5EC3">
          <w:delText xml:space="preserve">enhancements </w:delText>
        </w:r>
      </w:del>
      <w:r w:rsidR="0037598D">
        <w:t>significantly reduced walking time</w:t>
      </w:r>
      <w:ins w:id="200" w:author="שרית פליציה אנאיס שפירו" w:date="2025-11-09T18:19:00Z" w16du:dateUtc="2025-11-09T16:19:00Z">
        <w:r w:rsidR="00CF5EC3">
          <w:t xml:space="preserve"> </w:t>
        </w:r>
      </w:ins>
      <w:del w:id="201" w:author="שרית פליציה אנאיס שפירו" w:date="2025-11-09T18:19:00Z" w16du:dateUtc="2025-11-09T16:19:00Z">
        <w:r w:rsidR="0037598D" w:rsidDel="00CF5EC3">
          <w:delText xml:space="preserve"> </w:delText>
        </w:r>
      </w:del>
      <w:r w:rsidR="0037598D">
        <w:t>and path length for the low-vision group, and crucially this did not increase collision rates. Participants also rated the AR system positively, indicating higher confidence and usability.</w:t>
      </w:r>
    </w:p>
    <w:p w14:paraId="5FCE8822" w14:textId="2262DDA4" w:rsidR="00CF5EC3" w:rsidRDefault="00CF5EC3">
      <w:pPr>
        <w:ind w:right="0"/>
        <w:rPr>
          <w:ins w:id="202" w:author="שרית פליציה אנאיס שפירו" w:date="2025-11-12T08:39:00Z" w16du:dateUtc="2025-11-12T06:39:00Z"/>
        </w:rPr>
      </w:pPr>
      <w:ins w:id="203" w:author="שרית פליציה אנאיס שפירו" w:date="2025-11-09T18:20:00Z" w16du:dateUtc="2025-11-09T16:20:00Z">
        <w:r>
          <w:lastRenderedPageBreak/>
          <w:t xml:space="preserve">However, prior work has overwhelmingly focused on </w:t>
        </w:r>
        <w:proofErr w:type="gramStart"/>
        <w:r>
          <w:t>day time</w:t>
        </w:r>
        <w:proofErr w:type="gramEnd"/>
        <w:r>
          <w:t xml:space="preserve"> navigation in well-lit environments. </w:t>
        </w:r>
      </w:ins>
      <w:ins w:id="204" w:author="שרית פליציה אנאיס שפירו" w:date="2025-11-09T18:22:00Z" w16du:dateUtc="2025-11-09T16:22:00Z">
        <w:r w:rsidR="0040517F">
          <w:t xml:space="preserve">The challenges of mobility in night </w:t>
        </w:r>
      </w:ins>
      <w:ins w:id="205" w:author="שרית פליציה אנאיס שפירו" w:date="2025-11-12T08:38:00Z" w16du:dateUtc="2025-11-12T06:38:00Z">
        <w:r w:rsidR="005B07E1">
          <w:t>or dim lighting condit</w:t>
        </w:r>
      </w:ins>
      <w:ins w:id="206" w:author="שרית פליציה אנאיס שפירו" w:date="2025-11-12T08:39:00Z" w16du:dateUtc="2025-11-12T06:39:00Z">
        <w:r w:rsidR="005B07E1">
          <w:t xml:space="preserve">ions have received little attention. </w:t>
        </w:r>
      </w:ins>
    </w:p>
    <w:p w14:paraId="20CF9707" w14:textId="08CBF7C1" w:rsidR="00F073DC" w:rsidRDefault="00F073DC">
      <w:pPr>
        <w:ind w:right="0"/>
        <w:rPr>
          <w:rtl/>
          <w:lang w:bidi="he-IL"/>
        </w:rPr>
        <w:pPrChange w:id="207" w:author="שרית פליציה אנאיס שפירו" w:date="2025-11-09T18:19:00Z" w16du:dateUtc="2025-11-09T16:19:00Z">
          <w:pPr>
            <w:ind w:left="-15" w:right="0" w:firstLine="199"/>
          </w:pPr>
        </w:pPrChange>
      </w:pPr>
      <w:ins w:id="208" w:author="שרית פליציה אנאיס שפירו" w:date="2025-11-12T08:39:00Z" w16du:dateUtc="2025-11-12T06:39:00Z">
        <w:r>
          <w:t>Below, we review</w:t>
        </w:r>
      </w:ins>
      <w:ins w:id="209" w:author="שרית פליציה אנאיס שפירו" w:date="2025-11-12T08:40:00Z" w16du:dateUtc="2025-11-12T06:40:00Z">
        <w:r>
          <w:t xml:space="preserve"> research on</w:t>
        </w:r>
      </w:ins>
      <w:ins w:id="210" w:author="שרית פליציה אנאיס שפירו" w:date="2025-11-12T08:39:00Z" w16du:dateUtc="2025-11-12T06:39:00Z">
        <w:r>
          <w:t xml:space="preserve"> the challenges </w:t>
        </w:r>
      </w:ins>
      <w:ins w:id="211" w:author="שרית פליציה אנאיס שפירו" w:date="2025-11-12T08:40:00Z" w16du:dateUtc="2025-11-12T06:40:00Z">
        <w:r>
          <w:t xml:space="preserve">and assistive tools for </w:t>
        </w:r>
      </w:ins>
      <w:ins w:id="212" w:author="שרית פליציה אנאיס שפירו" w:date="2025-11-12T08:39:00Z" w16du:dateUtc="2025-11-12T06:39:00Z">
        <w:r>
          <w:t xml:space="preserve">night blindness </w:t>
        </w:r>
      </w:ins>
      <w:ins w:id="213" w:author="שרית פליציה אנאיס שפירו" w:date="2025-11-12T08:40:00Z" w16du:dateUtc="2025-11-12T06:40:00Z">
        <w:r w:rsidR="00ED7CFC">
          <w:t>as well as computer vision work on low light object detection.</w:t>
        </w:r>
      </w:ins>
    </w:p>
    <w:p w14:paraId="700C2D83" w14:textId="767A7347" w:rsidR="00186CD8" w:rsidRDefault="0037598D" w:rsidP="0037598D">
      <w:pPr>
        <w:spacing w:after="235"/>
        <w:ind w:left="-15" w:right="0" w:firstLine="199"/>
        <w:rPr>
          <w:ins w:id="214" w:author="שרית פליציה אנאיס שפירו" w:date="2025-11-09T18:18:00Z" w16du:dateUtc="2025-11-09T16:18:00Z"/>
        </w:rPr>
      </w:pPr>
      <w:del w:id="215" w:author="שרית פליציה אנאיס שפירו" w:date="2025-11-09T18:21:00Z" w16du:dateUtc="2025-11-09T16:21:00Z">
        <w:r w:rsidDel="00057687">
          <w:delText>Our study builds directly on this line of research.</w:delText>
        </w:r>
      </w:del>
      <w:del w:id="216" w:author="שרית פליציה אנאיס שפירו" w:date="2025-11-09T18:08:00Z" w16du:dateUtc="2025-11-09T16:08:00Z">
        <w:r w:rsidDel="00FF703F">
          <w:delText xml:space="preserve"> Rather than replacing or simplifying the visual scene</w:delText>
        </w:r>
      </w:del>
      <w:del w:id="217" w:author="שרית פליציה אנאיס שפירו" w:date="2025-11-09T18:21:00Z" w16du:dateUtc="2025-11-09T16:21:00Z">
        <w:r w:rsidDel="00057687">
          <w:delText>, we use lightweight wireframe overlays that preserve object geometry while enhancing saliency. By evaluating this method in individuals with night blindness under real-world low-light conditions, our work provides new evidence for the effectiveness of AR-based spatial guidance tailored to residual vision.</w:delText>
        </w:r>
      </w:del>
    </w:p>
    <w:p w14:paraId="6AFBF242" w14:textId="66E8D3C0" w:rsidR="00186CD8" w:rsidRDefault="00186CD8" w:rsidP="0037598D">
      <w:pPr>
        <w:spacing w:after="235"/>
        <w:ind w:left="-15" w:right="0" w:firstLine="199"/>
        <w:rPr>
          <w:ins w:id="218" w:author="שרית פליציה אנאיס שפירו" w:date="2025-11-09T18:18:00Z" w16du:dateUtc="2025-11-09T16:18:00Z"/>
        </w:rPr>
      </w:pPr>
      <w:commentRangeStart w:id="219"/>
      <w:ins w:id="220" w:author="שרית פליציה אנאיס שפירו" w:date="2025-11-09T18:18:00Z" w16du:dateUtc="2025-11-09T16:18:00Z">
        <w:r>
          <w:t>*</w:t>
        </w:r>
      </w:ins>
      <w:commentRangeEnd w:id="219"/>
      <w:ins w:id="221" w:author="שרית פליציה אנאיס שפירו" w:date="2025-11-12T08:42:00Z" w16du:dateUtc="2025-11-12T06:42:00Z">
        <w:r w:rsidR="00462E76">
          <w:rPr>
            <w:rStyle w:val="CommentReference"/>
          </w:rPr>
          <w:commentReference w:id="219"/>
        </w:r>
      </w:ins>
      <w:moveToRangeStart w:id="222" w:author="שרית פליציה אנאיס שפירו" w:date="2025-11-09T18:18:00Z" w:name="move213604714"/>
      <w:moveTo w:id="223" w:author="שרית פליציה אנאיס שפירו" w:date="2025-11-09T18:18:00Z" w16du:dateUtc="2025-11-09T16:18:00Z">
        <w:r>
          <w:t xml:space="preserve"> Van </w:t>
        </w:r>
        <w:proofErr w:type="spellStart"/>
        <w:r>
          <w:t>Rheede</w:t>
        </w:r>
        <w:proofErr w:type="spellEnd"/>
        <w:r>
          <w:t xml:space="preserve"> et al., </w:t>
        </w:r>
        <w:r>
          <w:rPr>
            <w:color w:val="00007F"/>
          </w:rPr>
          <w:t xml:space="preserve">2015 </w:t>
        </w:r>
        <w:r>
          <w:t>developed “residual vision glasses” that use a head-mounted depth camera to display obstacles as brightness-coded cues. In trials on an indoor obstacle course with 11 low-vision participants, all users were able to navigate an obstacle course with the glasses, and those with the poorest baseline performance showed mobility improvements; however, walking speed slowed and hesitations increased under the altered visual representation.</w:t>
        </w:r>
        <w:commentRangeStart w:id="224"/>
        <w:commentRangeEnd w:id="224"/>
        <w:r>
          <w:rPr>
            <w:rStyle w:val="CommentReference"/>
          </w:rPr>
          <w:commentReference w:id="224"/>
        </w:r>
      </w:moveTo>
      <w:moveToRangeEnd w:id="222"/>
    </w:p>
    <w:p w14:paraId="6422BEBE" w14:textId="00B55167" w:rsidR="00186CD8" w:rsidRDefault="00186CD8" w:rsidP="00186CD8">
      <w:pPr>
        <w:ind w:left="-15" w:right="0" w:firstLine="199"/>
        <w:rPr>
          <w:moveTo w:id="225" w:author="שרית פליציה אנאיס שפירו" w:date="2025-11-09T18:18:00Z" w16du:dateUtc="2025-11-09T16:18:00Z"/>
        </w:rPr>
      </w:pPr>
      <w:ins w:id="226" w:author="שרית פליציה אנאיס שפירו" w:date="2025-11-09T18:18:00Z" w16du:dateUtc="2025-11-09T16:18:00Z">
        <w:r>
          <w:t xml:space="preserve">** </w:t>
        </w:r>
      </w:ins>
      <w:moveToRangeStart w:id="227" w:author="שרית פליציה אנאיס שפירו" w:date="2025-11-09T18:18:00Z" w:name="move213604731"/>
      <w:commentRangeStart w:id="228"/>
      <w:moveTo w:id="229" w:author="שרית פליציה אנאיס שפירו" w:date="2025-11-09T18:18:00Z" w16du:dateUtc="2025-11-09T16:18:00Z">
        <w:r>
          <w:t xml:space="preserve">These findings suggest a trade-off: AR overlays can make hazards more </w:t>
        </w:r>
        <w:proofErr w:type="gramStart"/>
        <w:r>
          <w:t>visible, but</w:t>
        </w:r>
        <w:proofErr w:type="gramEnd"/>
        <w:r>
          <w:t xml:space="preserve"> may initially slow users as they adapt.</w:t>
        </w:r>
        <w:commentRangeEnd w:id="228"/>
        <w:r>
          <w:rPr>
            <w:rStyle w:val="CommentReference"/>
          </w:rPr>
          <w:commentReference w:id="228"/>
        </w:r>
        <w:r>
          <w:t xml:space="preserve"> </w:t>
        </w:r>
      </w:moveTo>
    </w:p>
    <w:moveToRangeEnd w:id="227"/>
    <w:p w14:paraId="445324F4" w14:textId="23FC6BD2" w:rsidR="00186CD8" w:rsidRDefault="00186CD8" w:rsidP="0037598D">
      <w:pPr>
        <w:spacing w:after="235"/>
        <w:ind w:left="-15" w:right="0" w:firstLine="199"/>
        <w:rPr>
          <w:ins w:id="230" w:author="שרית פליציה אנאיס שפירו" w:date="2025-11-09T18:21:00Z" w16du:dateUtc="2025-11-09T16:21:00Z"/>
        </w:rPr>
      </w:pPr>
    </w:p>
    <w:p w14:paraId="16B1EAC3" w14:textId="77777777" w:rsidR="00057687" w:rsidRDefault="00057687" w:rsidP="00057687">
      <w:pPr>
        <w:spacing w:after="235"/>
        <w:ind w:left="-15" w:right="0" w:firstLine="199"/>
        <w:rPr>
          <w:ins w:id="231" w:author="שרית פליציה אנאיס שפירו" w:date="2025-11-09T18:21:00Z" w16du:dateUtc="2025-11-09T16:21:00Z"/>
        </w:rPr>
      </w:pPr>
      <w:ins w:id="232" w:author="שרית פליציה אנאיס שפירו" w:date="2025-11-09T18:21:00Z" w16du:dateUtc="2025-11-09T16:21:00Z">
        <w:r>
          <w:t>*** Our study builds directly on this line of research., we use lightweight wireframe overlays that preserve object geometry while enhancing saliency. By evaluating this method in individuals with night blindness under real-world low-light conditions, our work provides new evidence for the effectiveness of AR-based spatial guidance tailored to residual vision.</w:t>
        </w:r>
      </w:ins>
    </w:p>
    <w:p w14:paraId="52CD9F94" w14:textId="4287EF84" w:rsidR="00057687" w:rsidRDefault="00057687" w:rsidP="0037598D">
      <w:pPr>
        <w:spacing w:after="235"/>
        <w:ind w:left="-15" w:right="0" w:firstLine="199"/>
      </w:pPr>
    </w:p>
    <w:p w14:paraId="3752CA30" w14:textId="7F3EF649" w:rsidR="00A62DF6" w:rsidRPr="00A62DF6" w:rsidDel="0040517F" w:rsidRDefault="00A62DF6">
      <w:pPr>
        <w:ind w:left="0" w:firstLine="0"/>
        <w:rPr>
          <w:del w:id="233" w:author="שרית פליציה אנאיס שפירו" w:date="2025-11-09T18:22:00Z" w16du:dateUtc="2025-11-09T16:22:00Z"/>
        </w:rPr>
        <w:pPrChange w:id="234" w:author="שרית פליציה אנאיס שפירו" w:date="2025-11-09T11:37:00Z" w16du:dateUtc="2025-11-09T09:37:00Z">
          <w:pPr>
            <w:pStyle w:val="Heading1"/>
            <w:ind w:left="277" w:hanging="288"/>
          </w:pPr>
        </w:pPrChange>
      </w:pPr>
    </w:p>
    <w:p w14:paraId="34B9D9C7" w14:textId="77777777" w:rsidR="00894368" w:rsidRDefault="00000000">
      <w:pPr>
        <w:pStyle w:val="Heading2"/>
        <w:ind w:left="414" w:hanging="429"/>
      </w:pPr>
      <w:r>
        <w:t>Night Blindness: Challenges and Assistive Tools</w:t>
      </w:r>
    </w:p>
    <w:p w14:paraId="58E4857A" w14:textId="159B2883" w:rsidR="00894368" w:rsidRDefault="00000000">
      <w:pPr>
        <w:ind w:left="-5" w:right="0"/>
      </w:pPr>
      <w:r>
        <w:t xml:space="preserve">Night blindness (nyctalopia) severely limits visual function in </w:t>
      </w:r>
      <w:commentRangeStart w:id="235"/>
      <w:r>
        <w:t>low</w:t>
      </w:r>
      <w:ins w:id="236" w:author="שרית פליציה אנאיס שפירו" w:date="2025-11-06T21:37:00Z" w16du:dateUtc="2025-11-06T20:37:00Z">
        <w:r w:rsidR="00B32388">
          <w:t xml:space="preserve"> </w:t>
        </w:r>
      </w:ins>
      <w:r>
        <w:t xml:space="preserve">light </w:t>
      </w:r>
      <w:commentRangeEnd w:id="235"/>
      <w:r w:rsidR="00B32388">
        <w:rPr>
          <w:rStyle w:val="CommentReference"/>
        </w:rPr>
        <w:commentReference w:id="235"/>
      </w:r>
      <w:r>
        <w:t xml:space="preserve">environments, impeding independent mobility and increasing risk during daily </w:t>
      </w:r>
      <w:commentRangeStart w:id="237"/>
      <w:commentRangeStart w:id="238"/>
      <w:commentRangeStart w:id="239"/>
      <w:r>
        <w:t>activities</w:t>
      </w:r>
      <w:commentRangeEnd w:id="237"/>
      <w:r w:rsidR="00FA64A2">
        <w:rPr>
          <w:rStyle w:val="CommentReference"/>
        </w:rPr>
        <w:commentReference w:id="237"/>
      </w:r>
      <w:commentRangeEnd w:id="238"/>
      <w:r w:rsidR="00FA64A2">
        <w:rPr>
          <w:rStyle w:val="CommentReference"/>
        </w:rPr>
        <w:commentReference w:id="238"/>
      </w:r>
      <w:commentRangeEnd w:id="239"/>
      <w:r w:rsidR="006323EF">
        <w:rPr>
          <w:rStyle w:val="CommentReference"/>
        </w:rPr>
        <w:commentReference w:id="239"/>
      </w:r>
      <w:r>
        <w:t>. Early efforts concentrated on amplifying available light. (</w:t>
      </w:r>
      <w:proofErr w:type="spellStart"/>
      <w:r>
        <w:t>Marmor</w:t>
      </w:r>
      <w:proofErr w:type="spellEnd"/>
      <w:r>
        <w:t xml:space="preserve">, Ault, and </w:t>
      </w:r>
      <w:proofErr w:type="spellStart"/>
      <w:r>
        <w:t>Shamlian</w:t>
      </w:r>
      <w:proofErr w:type="spellEnd"/>
      <w:r>
        <w:t xml:space="preserve">, </w:t>
      </w:r>
      <w:r>
        <w:rPr>
          <w:color w:val="00007F"/>
        </w:rPr>
        <w:t>1980</w:t>
      </w:r>
      <w:r>
        <w:t xml:space="preserve">) introduced a Wide-Field High-Intensity Lantern, essentially a </w:t>
      </w:r>
      <w:proofErr w:type="spellStart"/>
      <w:r>
        <w:t>wideangle</w:t>
      </w:r>
      <w:proofErr w:type="spellEnd"/>
      <w:r>
        <w:t xml:space="preserve"> flashlight designed to illuminate a broad area in front of the user. This device was inexpensive and simple, leveraging residual vision by brightly lighting the travel path. Building on a similar idea, (Morrisette, Goodrich, and </w:t>
      </w:r>
      <w:proofErr w:type="spellStart"/>
      <w:r>
        <w:t>Marmor</w:t>
      </w:r>
      <w:proofErr w:type="spellEnd"/>
      <w:r>
        <w:t xml:space="preserve">, </w:t>
      </w:r>
      <w:r>
        <w:rPr>
          <w:color w:val="00007F"/>
        </w:rPr>
        <w:t>1985</w:t>
      </w:r>
      <w:r>
        <w:t xml:space="preserve">) evaluated the Wide-Angle Mobility Light (WAML), a battery-powered </w:t>
      </w:r>
      <w:del w:id="240" w:author="שרית פליציה אנאיס שפירו" w:date="2025-11-06T21:38:00Z" w16du:dateUtc="2025-11-06T20:38:00Z">
        <w:r w:rsidDel="00B32388">
          <w:delText>headmounted</w:delText>
        </w:r>
      </w:del>
      <w:ins w:id="241" w:author="שרית פליציה אנאיס שפירו" w:date="2025-11-06T21:38:00Z" w16du:dateUtc="2025-11-06T20:38:00Z">
        <w:r w:rsidR="00B32388">
          <w:t>head mounted</w:t>
        </w:r>
      </w:ins>
      <w:r>
        <w:t xml:space="preserve"> lamp that emitted a broad beam. In a study with 2 participants, they found that the WAML significantly reduced navigation errors for subjects with night blindness and restricted visual fields, improving their ability to walk an outdoor course at night. However, carrying </w:t>
      </w:r>
      <w:commentRangeStart w:id="242"/>
      <w:r>
        <w:t>a lantern or wearing a bulky headlamp is not always practical or comfortable</w:t>
      </w:r>
      <w:commentRangeEnd w:id="242"/>
      <w:r w:rsidR="00B32388">
        <w:rPr>
          <w:rStyle w:val="CommentReference"/>
        </w:rPr>
        <w:commentReference w:id="242"/>
      </w:r>
      <w:r>
        <w:t xml:space="preserve">, and the glare from such lights can be a concern for both the user (reducing any remaining night vision) and </w:t>
      </w:r>
      <w:r w:rsidRPr="00552EB4">
        <w:rPr>
          <w:highlight w:val="yellow"/>
          <w:rPrChange w:id="243" w:author="שרית פליציה אנאיס שפירו" w:date="2025-11-12T08:44:00Z" w16du:dateUtc="2025-11-12T06:44:00Z">
            <w:rPr/>
          </w:rPrChange>
        </w:rPr>
        <w:t>bystanders</w:t>
      </w:r>
      <w:r>
        <w:t>.</w:t>
      </w:r>
    </w:p>
    <w:p w14:paraId="51E17F86" w14:textId="72F6AA67" w:rsidR="00894368" w:rsidRDefault="00000000">
      <w:pPr>
        <w:spacing w:after="75"/>
        <w:ind w:left="-15" w:right="0" w:firstLine="199"/>
      </w:pPr>
      <w:r>
        <w:t xml:space="preserve">More technologically advanced tools include night vision goggles (NVGs), </w:t>
      </w:r>
      <w:ins w:id="244" w:author="שרית פליציה אנאיס שפירו" w:date="2025-11-06T21:40:00Z" w16du:dateUtc="2025-11-06T20:40:00Z">
        <w:r w:rsidR="00B32388">
          <w:t xml:space="preserve">which were </w:t>
        </w:r>
      </w:ins>
      <w:r>
        <w:t xml:space="preserve">originally developed for military use, </w:t>
      </w:r>
      <w:del w:id="245" w:author="שרית פליציה אנאיס שפירו" w:date="2025-11-06T21:40:00Z" w16du:dateUtc="2025-11-06T20:40:00Z">
        <w:r w:rsidDel="00B32388">
          <w:delText xml:space="preserve">which </w:delText>
        </w:r>
      </w:del>
      <w:r>
        <w:t xml:space="preserve">have been repurposed for individuals with </w:t>
      </w:r>
      <w:del w:id="246" w:author="שרית פליציה אנאיס שפירו" w:date="2025-11-06T21:40:00Z" w16du:dateUtc="2025-11-06T20:40:00Z">
        <w:r w:rsidDel="00B32388">
          <w:delText>low vision</w:delText>
        </w:r>
      </w:del>
      <w:ins w:id="247" w:author="שרית פליציה אנאיס שפירו" w:date="2025-11-06T21:40:00Z" w16du:dateUtc="2025-11-06T20:40:00Z">
        <w:r w:rsidR="00B32388">
          <w:t>night blindness</w:t>
        </w:r>
      </w:ins>
      <w:r>
        <w:t xml:space="preserve">. Although NVGs have shown benefits in enhancing night-time mobility and independence, their cost, form factor, and visual adaptation limitations reduce their practicality for everyday use </w:t>
      </w:r>
      <w:r>
        <w:t>(</w:t>
      </w:r>
      <w:proofErr w:type="spellStart"/>
      <w:r>
        <w:t>Hartong</w:t>
      </w:r>
      <w:proofErr w:type="spellEnd"/>
      <w:r>
        <w:t xml:space="preserve"> et al., </w:t>
      </w:r>
      <w:r>
        <w:rPr>
          <w:color w:val="00007F"/>
        </w:rPr>
        <w:t>2004</w:t>
      </w:r>
      <w:r>
        <w:t xml:space="preserve">). In a study with 20 night-blind RP participants, they tested the ability to walk </w:t>
      </w:r>
      <w:ins w:id="248" w:author="שרית פליציה אנאיס שפירו" w:date="2025-11-06T21:42:00Z" w16du:dateUtc="2025-11-06T20:42:00Z">
        <w:r w:rsidR="00B32388">
          <w:t xml:space="preserve">a dark indoor corridor </w:t>
        </w:r>
      </w:ins>
      <w:del w:id="249" w:author="שרית פליציה אנאיס שפירו" w:date="2025-11-06T21:42:00Z" w16du:dateUtc="2025-11-06T20:42:00Z">
        <w:r w:rsidDel="00B32388">
          <w:delText>predetermined routes at night</w:delText>
        </w:r>
      </w:del>
      <w:r>
        <w:t xml:space="preserve"> while wearing NVGs, </w:t>
      </w:r>
      <w:ins w:id="250" w:author="שרית פליציה אנאיס שפירו" w:date="2025-11-06T21:42:00Z" w16du:dateUtc="2025-11-06T20:42:00Z">
        <w:r w:rsidR="00B32388">
          <w:t xml:space="preserve">revealing that </w:t>
        </w:r>
      </w:ins>
      <w:del w:id="251" w:author="שרית פליציה אנאיס שפירו" w:date="2025-11-06T21:42:00Z" w16du:dateUtc="2025-11-06T20:42:00Z">
        <w:r w:rsidDel="00B32388">
          <w:delText xml:space="preserve">in their </w:delText>
        </w:r>
      </w:del>
      <w:del w:id="252" w:author="שרית פליציה אנאיס שפירו" w:date="2025-11-06T21:41:00Z" w16du:dateUtc="2025-11-06T20:41:00Z">
        <w:r w:rsidDel="00B32388">
          <w:delText>trial</w:delText>
        </w:r>
      </w:del>
      <w:del w:id="253" w:author="שרית פליציה אנאיס שפירו" w:date="2025-11-06T21:42:00Z" w16du:dateUtc="2025-11-06T20:42:00Z">
        <w:r w:rsidDel="00B32388">
          <w:delText xml:space="preserve">, </w:delText>
        </w:r>
      </w:del>
      <w:del w:id="254" w:author="שרית פליציה אנאיס שפירו" w:date="2025-11-06T21:41:00Z" w16du:dateUtc="2025-11-06T20:41:00Z">
        <w:r w:rsidDel="00B32388">
          <w:delText xml:space="preserve">subjects </w:delText>
        </w:r>
      </w:del>
      <w:ins w:id="255" w:author="שרית פליציה אנאיס שפירו" w:date="2025-11-06T21:41:00Z" w16du:dateUtc="2025-11-06T20:41:00Z">
        <w:r w:rsidR="00B32388">
          <w:t xml:space="preserve">participants </w:t>
        </w:r>
      </w:ins>
      <w:del w:id="256" w:author="שרית פליציה אנאיס שפירו" w:date="2025-11-06T21:43:00Z" w16du:dateUtc="2025-11-06T20:43:00Z">
        <w:r w:rsidDel="00B32388">
          <w:delText xml:space="preserve">walking a dark indoor corridor had the </w:delText>
        </w:r>
      </w:del>
      <w:r>
        <w:t xml:space="preserve">average number of obstacle collisions </w:t>
      </w:r>
      <w:proofErr w:type="spellStart"/>
      <w:r>
        <w:t>drop</w:t>
      </w:r>
      <w:ins w:id="257" w:author="שרית פליציה אנאיס שפירו" w:date="2025-11-06T21:43:00Z" w16du:dateUtc="2025-11-06T20:43:00Z">
        <w:r w:rsidR="00B32388">
          <w:t>ed</w:t>
        </w:r>
      </w:ins>
      <w:proofErr w:type="spellEnd"/>
      <w:r>
        <w:t xml:space="preserve"> from 8 </w:t>
      </w:r>
      <w:del w:id="258" w:author="שרית פליציה אנאיס שפירו" w:date="2025-11-06T21:43:00Z" w16du:dateUtc="2025-11-06T20:43:00Z">
        <w:r w:rsidDel="00B32388">
          <w:delText>(</w:delText>
        </w:r>
      </w:del>
      <w:r>
        <w:t>without NVGs</w:t>
      </w:r>
      <w:del w:id="259" w:author="שרית פליציה אנאיס שפירו" w:date="2025-11-06T21:43:00Z" w16du:dateUtc="2025-11-06T20:43:00Z">
        <w:r w:rsidDel="00B32388">
          <w:delText>)</w:delText>
        </w:r>
      </w:del>
      <w:r>
        <w:t xml:space="preserve"> to 2 with NVGs, and similar improvements were seen in a dim outdoor setting (hits fell from 8 to near 0). </w:t>
      </w:r>
      <w:ins w:id="260" w:author="שרית פליציה אנאיס שפירו" w:date="2025-11-06T21:43:00Z" w16du:dateUtc="2025-11-06T20:43:00Z">
        <w:r w:rsidR="00B32388">
          <w:t>More recently, o</w:t>
        </w:r>
      </w:ins>
      <w:del w:id="261" w:author="שרית פליציה אנאיס שפירו" w:date="2025-11-06T21:43:00Z" w16du:dateUtc="2025-11-06T20:43:00Z">
        <w:r w:rsidDel="00B32388">
          <w:delText>O</w:delText>
        </w:r>
      </w:del>
      <w:r>
        <w:t xml:space="preserve">ther approaches like Ikeda et al., </w:t>
      </w:r>
      <w:r>
        <w:rPr>
          <w:color w:val="00007F"/>
        </w:rPr>
        <w:t xml:space="preserve">2019 </w:t>
      </w:r>
      <w:r>
        <w:t xml:space="preserve">developed a high-sensitivity see-through display mounted with a camera and </w:t>
      </w:r>
      <w:del w:id="262" w:author="שרית פליציה אנאיס שפירו" w:date="2025-11-06T21:45:00Z" w16du:dateUtc="2025-11-06T20:45:00Z">
        <w:r w:rsidDel="00D430FA">
          <w:delText xml:space="preserve">added </w:delText>
        </w:r>
      </w:del>
      <w:r>
        <w:t xml:space="preserve">a </w:t>
      </w:r>
      <w:commentRangeStart w:id="263"/>
      <w:r>
        <w:t xml:space="preserve">complementary metal oxide semiconductor </w:t>
      </w:r>
      <w:commentRangeEnd w:id="263"/>
      <w:r w:rsidR="00B32388">
        <w:rPr>
          <w:rStyle w:val="CommentReference"/>
        </w:rPr>
        <w:commentReference w:id="263"/>
      </w:r>
      <w:r>
        <w:t xml:space="preserve">(CMOS) sensor, to assist night-blind patients. </w:t>
      </w:r>
      <w:del w:id="264" w:author="שרית פליציה אנאיס שפירו" w:date="2025-11-06T21:45:00Z" w16du:dateUtc="2025-11-06T20:45:00Z">
        <w:r w:rsidDel="00D430FA">
          <w:delText xml:space="preserve">In a </w:delText>
        </w:r>
      </w:del>
      <w:ins w:id="265" w:author="שרית פליציה אנאיס שפירו" w:date="2025-11-06T21:45:00Z" w16du:dateUtc="2025-11-06T20:45:00Z">
        <w:r w:rsidR="00D430FA">
          <w:t xml:space="preserve">A </w:t>
        </w:r>
      </w:ins>
      <w:r>
        <w:t xml:space="preserve">study with 28 </w:t>
      </w:r>
      <w:commentRangeStart w:id="266"/>
      <w:r>
        <w:t>participants</w:t>
      </w:r>
      <w:commentRangeEnd w:id="266"/>
      <w:r w:rsidR="00D430FA">
        <w:rPr>
          <w:rStyle w:val="CommentReference"/>
        </w:rPr>
        <w:commentReference w:id="266"/>
      </w:r>
      <w:r>
        <w:t xml:space="preserve">, </w:t>
      </w:r>
      <w:ins w:id="267" w:author="שרית פליציה אנאיס שפירו" w:date="2025-11-06T21:45:00Z" w16du:dateUtc="2025-11-06T20:45:00Z">
        <w:r w:rsidR="00D430FA">
          <w:t xml:space="preserve">showed </w:t>
        </w:r>
      </w:ins>
      <w:del w:id="268" w:author="שרית פליציה אנאיס שפירו" w:date="2025-11-06T21:45:00Z" w16du:dateUtc="2025-11-06T20:45:00Z">
        <w:r w:rsidDel="00D430FA">
          <w:delText xml:space="preserve">they tested the ability to walk in the dark while wearing this see-through night-vision aid; results indicate </w:delText>
        </w:r>
      </w:del>
      <w:r>
        <w:t>significantly fewer navigation errors and shorter travel times with the device, alongside improved visual acuity in low-light conditions. Building on similar concepts, [</w:t>
      </w:r>
      <w:proofErr w:type="spellStart"/>
      <w:r>
        <w:t>Mawatari</w:t>
      </w:r>
      <w:proofErr w:type="spellEnd"/>
      <w:r>
        <w:t xml:space="preserve"> et al., </w:t>
      </w:r>
      <w:r>
        <w:rPr>
          <w:color w:val="00007F"/>
        </w:rPr>
        <w:t>2024</w:t>
      </w:r>
      <w:r>
        <w:t xml:space="preserve">] introduced an NVG with </w:t>
      </w:r>
      <w:commentRangeStart w:id="269"/>
      <w:r>
        <w:t xml:space="preserve">interchangeable </w:t>
      </w:r>
      <w:commentRangeEnd w:id="269"/>
      <w:r w:rsidR="00552EB4">
        <w:rPr>
          <w:rStyle w:val="CommentReference"/>
        </w:rPr>
        <w:commentReference w:id="269"/>
      </w:r>
      <w:r>
        <w:t>lenses to broaden the user’s field of view in low light</w:t>
      </w:r>
      <w:ins w:id="270" w:author="שרית פליציה אנאיס שפירו" w:date="2025-11-06T21:47:00Z" w16du:dateUtc="2025-11-06T20:47:00Z">
        <w:r w:rsidR="00D430FA">
          <w:t>.</w:t>
        </w:r>
      </w:ins>
      <w:del w:id="271" w:author="שרית פליציה אנאיס שפירו" w:date="2025-11-06T21:47:00Z" w16du:dateUtc="2025-11-06T20:47:00Z">
        <w:r w:rsidDel="00D430FA">
          <w:delText>,</w:delText>
        </w:r>
      </w:del>
      <w:r>
        <w:t xml:space="preserve"> In a study with 21 </w:t>
      </w:r>
      <w:commentRangeStart w:id="272"/>
      <w:r>
        <w:t>participants</w:t>
      </w:r>
      <w:commentRangeEnd w:id="272"/>
      <w:r w:rsidR="005E3641">
        <w:rPr>
          <w:rStyle w:val="CommentReference"/>
        </w:rPr>
        <w:commentReference w:id="272"/>
      </w:r>
      <w:r>
        <w:t xml:space="preserve">, they tested the ability to expand peripheral vision while wearing this night-vision headset using various lens angles; results indicate that </w:t>
      </w:r>
      <w:commentRangeStart w:id="273"/>
      <w:commentRangeStart w:id="274"/>
      <w:r>
        <w:t>wider-angle lenses provided a significantly broader horizontal visual field for users in dark settings.</w:t>
      </w:r>
      <w:commentRangeEnd w:id="273"/>
      <w:r w:rsidR="00626ADA">
        <w:rPr>
          <w:rStyle w:val="CommentReference"/>
        </w:rPr>
        <w:commentReference w:id="273"/>
      </w:r>
      <w:commentRangeEnd w:id="274"/>
      <w:r w:rsidR="00A626AF">
        <w:rPr>
          <w:rStyle w:val="CommentReference"/>
        </w:rPr>
        <w:commentReference w:id="274"/>
      </w:r>
      <w:r>
        <w:t xml:space="preserve"> These technological aids directly tackle the challenges of night blindness by enhancing illumination or effective field of vision, thereby improving the safety and independence of individuals with severely impaired night vision.</w:t>
      </w:r>
      <w:ins w:id="275" w:author="שרית פליציה אנאיס שפירו" w:date="2025-11-06T21:48:00Z" w16du:dateUtc="2025-11-06T20:48:00Z">
        <w:r w:rsidR="005E3641">
          <w:t xml:space="preserve"> </w:t>
        </w:r>
      </w:ins>
      <w:r>
        <w:t>Yet</w:t>
      </w:r>
      <w:ins w:id="276" w:author="שרית פליציה אנאיס שפירו" w:date="2025-11-06T21:48:00Z" w16du:dateUtc="2025-11-06T20:48:00Z">
        <w:r w:rsidR="005E3641">
          <w:t>,</w:t>
        </w:r>
      </w:ins>
      <w:r>
        <w:t xml:space="preserve"> NVGs also have drawbacks for everyday use: they tend to be heavy and conspicuous, have limited field of view, and can be cost-</w:t>
      </w:r>
      <w:commentRangeStart w:id="277"/>
      <w:r>
        <w:t>prohibitive</w:t>
      </w:r>
      <w:commentRangeEnd w:id="277"/>
      <w:r w:rsidR="005E3641">
        <w:rPr>
          <w:rStyle w:val="CommentReference"/>
        </w:rPr>
        <w:commentReference w:id="277"/>
      </w:r>
      <w:r>
        <w:t>.</w:t>
      </w:r>
      <w:del w:id="278" w:author="שרית פליציה אנאיס שפירו" w:date="2025-11-06T21:49:00Z" w16du:dateUtc="2025-11-06T20:49:00Z">
        <w:r w:rsidDel="005E3641">
          <w:delText xml:space="preserve"> </w:delText>
        </w:r>
        <w:commentRangeStart w:id="279"/>
        <w:r w:rsidDel="005E3641">
          <w:delText xml:space="preserve">Additionally, some users in [Hartong et al., </w:delText>
        </w:r>
        <w:r w:rsidDel="005E3641">
          <w:rPr>
            <w:color w:val="00007F"/>
          </w:rPr>
          <w:delText>2004</w:delText>
        </w:r>
        <w:r w:rsidDel="005E3641">
          <w:delText>]’s study noted no benefit in well-lit areas (where their natural vision sufficed) and only marginal gains in moderately lit settings, indicating that such devices might best serve in very dark situations only</w:delText>
        </w:r>
      </w:del>
      <w:r>
        <w:t>.</w:t>
      </w:r>
      <w:commentRangeEnd w:id="279"/>
      <w:r w:rsidR="005E3641">
        <w:rPr>
          <w:rStyle w:val="CommentReference"/>
        </w:rPr>
        <w:commentReference w:id="279"/>
      </w:r>
    </w:p>
    <w:p w14:paraId="52E6083A" w14:textId="001F29B7" w:rsidR="00894368" w:rsidRDefault="00000000">
      <w:pPr>
        <w:ind w:left="-15" w:right="0" w:firstLine="199"/>
      </w:pPr>
      <w:del w:id="280" w:author="שרית פליציה אנאיס שפירו" w:date="2025-11-12T08:46:00Z" w16du:dateUtc="2025-11-12T06:46:00Z">
        <w:r w:rsidDel="00681DB6">
          <w:delText>Building on NVG successes,</w:delText>
        </w:r>
      </w:del>
      <w:r>
        <w:t xml:space="preserve"> </w:t>
      </w:r>
      <w:ins w:id="281" w:author="שרית פליציה אנאיס שפירו" w:date="2025-11-12T08:46:00Z" w16du:dateUtc="2025-11-12T06:46:00Z">
        <w:r w:rsidR="00681DB6">
          <w:t>R</w:t>
        </w:r>
      </w:ins>
      <w:del w:id="282" w:author="שרית פליציה אנאיס שפירו" w:date="2025-11-12T08:46:00Z" w16du:dateUtc="2025-11-12T06:46:00Z">
        <w:r w:rsidDel="00681DB6">
          <w:delText>r</w:delText>
        </w:r>
      </w:del>
      <w:r>
        <w:t xml:space="preserve">esearchers </w:t>
      </w:r>
      <w:ins w:id="283" w:author="שרית פליציה אנאיס שפירו" w:date="2025-11-12T08:46:00Z" w16du:dateUtc="2025-11-12T06:46:00Z">
        <w:r w:rsidR="00681DB6">
          <w:t xml:space="preserve">have also </w:t>
        </w:r>
      </w:ins>
      <w:r>
        <w:t>explored augmented reality (AR) to assist people with night blindness. Unlike NVGs that simply intensify real scenes, AR can alter or superimpose visual information to compensate for impaired vision. [Vargas-</w:t>
      </w:r>
      <w:proofErr w:type="spellStart"/>
      <w:r>
        <w:t>Mart´ın</w:t>
      </w:r>
      <w:proofErr w:type="spellEnd"/>
      <w:r>
        <w:t xml:space="preserve"> and </w:t>
      </w:r>
      <w:proofErr w:type="spellStart"/>
      <w:r>
        <w:t>bibinitperiod</w:t>
      </w:r>
      <w:proofErr w:type="spellEnd"/>
      <w:r>
        <w:t xml:space="preserve"> E. </w:t>
      </w:r>
      <w:proofErr w:type="spellStart"/>
      <w:r>
        <w:t>Peli</w:t>
      </w:r>
      <w:proofErr w:type="spellEnd"/>
      <w:r>
        <w:t xml:space="preserve">, </w:t>
      </w:r>
      <w:r>
        <w:rPr>
          <w:color w:val="00007F"/>
        </w:rPr>
        <w:t>2002</w:t>
      </w:r>
      <w:r>
        <w:t>] pioneered the concept of an</w:t>
      </w:r>
    </w:p>
    <w:p w14:paraId="5DD67D06" w14:textId="25BA840B" w:rsidR="00894368" w:rsidRDefault="00000000">
      <w:pPr>
        <w:spacing w:after="100"/>
        <w:ind w:left="-5" w:right="0"/>
      </w:pPr>
      <w:r>
        <w:t>“</w:t>
      </w:r>
      <w:proofErr w:type="gramStart"/>
      <w:r>
        <w:t>augmented</w:t>
      </w:r>
      <w:proofErr w:type="gramEnd"/>
      <w:r>
        <w:t>-view” for people with restricted visual fields (</w:t>
      </w:r>
      <w:del w:id="284" w:author="שרית פליציה אנאיס שפירו" w:date="2025-11-06T21:50:00Z" w16du:dateUtc="2025-11-06T20:50:00Z">
        <w:r w:rsidDel="00BD2741">
          <w:delText xml:space="preserve">like </w:delText>
        </w:r>
      </w:del>
      <w:ins w:id="285" w:author="שרית פליציה אנאיס שפירו" w:date="2025-11-06T21:50:00Z" w16du:dateUtc="2025-11-06T20:50:00Z">
        <w:r w:rsidR="00BD2741">
          <w:t xml:space="preserve">e.g., </w:t>
        </w:r>
      </w:ins>
      <w:r>
        <w:t>late</w:t>
      </w:r>
      <w:ins w:id="286" w:author="שרית פליציה אנאיס שפירו" w:date="2025-11-06T21:50:00Z" w16du:dateUtc="2025-11-06T20:50:00Z">
        <w:r w:rsidR="00BD2741">
          <w:t xml:space="preserve"> </w:t>
        </w:r>
      </w:ins>
      <w:r>
        <w:t xml:space="preserve">stage RP). Their system used a head-mounted display to scale down the surrounding scene and overlay it into the user’s limited field of view, effectively expanding the perceived field. This early work implemented multiple prototypes of see-through AR displays that presented a wide-angle, high-contrast outline of the environment within a small central window. While primarily a proof of concept, it laid the groundwork for later empirical studies. </w:t>
      </w:r>
      <w:commentRangeStart w:id="287"/>
      <w:r>
        <w:t xml:space="preserve">For </w:t>
      </w:r>
      <w:commentRangeEnd w:id="287"/>
      <w:r w:rsidR="00B40643">
        <w:rPr>
          <w:rStyle w:val="CommentReference"/>
        </w:rPr>
        <w:commentReference w:id="287"/>
      </w:r>
      <w:r>
        <w:t xml:space="preserve">instance, [Luo and E. </w:t>
      </w:r>
      <w:proofErr w:type="spellStart"/>
      <w:r>
        <w:t>Peli</w:t>
      </w:r>
      <w:proofErr w:type="spellEnd"/>
      <w:r>
        <w:t xml:space="preserve">, </w:t>
      </w:r>
      <w:r>
        <w:rPr>
          <w:color w:val="00007F"/>
        </w:rPr>
        <w:t>2006</w:t>
      </w:r>
      <w:r>
        <w:t xml:space="preserve">] developed an AR device that superimposed </w:t>
      </w:r>
      <w:r w:rsidRPr="00BD2741">
        <w:rPr>
          <w:highlight w:val="yellow"/>
          <w:rPrChange w:id="288" w:author="שרית פליציה אנאיס שפירו" w:date="2025-11-06T21:51:00Z" w16du:dateUtc="2025-11-06T20:51:00Z">
            <w:rPr/>
          </w:rPrChange>
        </w:rPr>
        <w:t>real</w:t>
      </w:r>
      <w:ins w:id="289" w:author="שרית פליציה אנאיס שפירו" w:date="2025-11-06T21:51:00Z" w16du:dateUtc="2025-11-06T20:51:00Z">
        <w:r w:rsidR="00BD2741" w:rsidRPr="00BD2741">
          <w:rPr>
            <w:highlight w:val="yellow"/>
            <w:rPrChange w:id="290" w:author="שרית פליציה אנאיס שפירו" w:date="2025-11-06T21:51:00Z" w16du:dateUtc="2025-11-06T20:51:00Z">
              <w:rPr/>
            </w:rPrChange>
          </w:rPr>
          <w:t xml:space="preserve"> </w:t>
        </w:r>
      </w:ins>
      <w:r w:rsidRPr="00BD2741">
        <w:rPr>
          <w:highlight w:val="yellow"/>
          <w:rPrChange w:id="291" w:author="שרית פליציה אנאיס שפירו" w:date="2025-11-06T21:51:00Z" w16du:dateUtc="2025-11-06T20:51:00Z">
            <w:rPr/>
          </w:rPrChange>
        </w:rPr>
        <w:t>time</w:t>
      </w:r>
      <w:r>
        <w:t xml:space="preserve"> contour edge outlines from a wide field camera onto a </w:t>
      </w:r>
      <w:proofErr w:type="spellStart"/>
      <w:r>
        <w:t>seethrough</w:t>
      </w:r>
      <w:proofErr w:type="spellEnd"/>
      <w:r>
        <w:t xml:space="preserve"> display for patients with tunnel vision. In a controlled visual search experiment with 12 RP patients, their augmented-vision system significantly improved search effectiveness: with the AR edge overlay, subjects located targets much faster – search times dropped by 28% up to 74% in a large-area task compared to no </w:t>
      </w:r>
      <w:commentRangeStart w:id="292"/>
      <w:r>
        <w:t>aids</w:t>
      </w:r>
      <w:commentRangeEnd w:id="292"/>
      <w:r w:rsidR="00BD2741">
        <w:rPr>
          <w:rStyle w:val="CommentReference"/>
        </w:rPr>
        <w:commentReference w:id="292"/>
      </w:r>
      <w:r>
        <w:t>.</w:t>
      </w:r>
    </w:p>
    <w:p w14:paraId="088734DC" w14:textId="21E97A88" w:rsidR="00894368" w:rsidRDefault="00000000">
      <w:pPr>
        <w:ind w:left="-15" w:right="0" w:firstLine="199"/>
      </w:pPr>
      <w:r w:rsidRPr="00BD2741">
        <w:rPr>
          <w:highlight w:val="yellow"/>
          <w:rPrChange w:id="293" w:author="שרית פליציה אנאיס שפירו" w:date="2025-11-06T21:52:00Z" w16du:dateUtc="2025-11-06T20:52:00Z">
            <w:rPr/>
          </w:rPrChange>
        </w:rPr>
        <w:t>11</w:t>
      </w:r>
      <w:r>
        <w:t xml:space="preserve"> introduce</w:t>
      </w:r>
      <w:ins w:id="294" w:author="שרית פליציה אנאיס שפירו" w:date="2025-11-06T21:52:00Z" w16du:dateUtc="2025-11-06T20:52:00Z">
        <w:r w:rsidR="00BD2741">
          <w:t>d</w:t>
        </w:r>
      </w:ins>
      <w:r>
        <w:t xml:space="preserve"> </w:t>
      </w:r>
      <w:proofErr w:type="spellStart"/>
      <w:r>
        <w:t>RunSight</w:t>
      </w:r>
      <w:proofErr w:type="spellEnd"/>
      <w:r>
        <w:t xml:space="preserve">, an AR-based system that helps </w:t>
      </w:r>
      <w:commentRangeStart w:id="295"/>
      <w:r>
        <w:t>low</w:t>
      </w:r>
      <w:ins w:id="296" w:author="שרית פליציה אנאיס שפירו" w:date="2025-11-06T21:52:00Z" w16du:dateUtc="2025-11-06T20:52:00Z">
        <w:r w:rsidR="00BD2741">
          <w:t xml:space="preserve"> </w:t>
        </w:r>
      </w:ins>
      <w:r>
        <w:t>vision</w:t>
      </w:r>
      <w:commentRangeEnd w:id="295"/>
      <w:r w:rsidR="00F95B5A">
        <w:rPr>
          <w:rStyle w:val="CommentReference"/>
        </w:rPr>
        <w:commentReference w:id="295"/>
      </w:r>
      <w:r>
        <w:t xml:space="preserve"> runners follow a sighted guide </w:t>
      </w:r>
      <w:ins w:id="297" w:author="שרית פליציה אנאיס שפירו" w:date="2025-11-12T09:08:00Z" w16du:dateUtc="2025-11-12T07:08:00Z">
        <w:r w:rsidR="004C5BCD">
          <w:t xml:space="preserve">for </w:t>
        </w:r>
        <w:proofErr w:type="gramStart"/>
        <w:r w:rsidR="004C5BCD">
          <w:t>night time</w:t>
        </w:r>
        <w:proofErr w:type="gramEnd"/>
        <w:r w:rsidR="004C5BCD">
          <w:t xml:space="preserve"> runs</w:t>
        </w:r>
      </w:ins>
      <w:del w:id="298" w:author="שרית פליציה אנאיס שפירו" w:date="2025-11-12T09:08:00Z" w16du:dateUtc="2025-11-12T07:08:00Z">
        <w:r w:rsidDel="004C5BCD">
          <w:delText>at night</w:delText>
        </w:r>
      </w:del>
      <w:r>
        <w:t xml:space="preserve">. </w:t>
      </w:r>
      <w:proofErr w:type="spellStart"/>
      <w:r>
        <w:t>RunSight</w:t>
      </w:r>
      <w:proofErr w:type="spellEnd"/>
      <w:r>
        <w:t xml:space="preserve"> uses an optical see-through head-mounted display (HMD) </w:t>
      </w:r>
      <w:del w:id="299" w:author="שרית פליציה אנאיס שפירו" w:date="2025-11-12T09:09:00Z" w16du:dateUtc="2025-11-12T07:09:00Z">
        <w:r w:rsidDel="004C5BCD">
          <w:delText xml:space="preserve">with </w:delText>
        </w:r>
      </w:del>
      <w:ins w:id="300" w:author="שרית פליציה אנאיס שפירו" w:date="2025-11-12T09:09:00Z" w16du:dateUtc="2025-11-12T07:09:00Z">
        <w:r w:rsidR="004C5BCD">
          <w:t>and</w:t>
        </w:r>
        <w:r w:rsidR="004C5BCD">
          <w:t xml:space="preserve"> </w:t>
        </w:r>
      </w:ins>
      <w:r>
        <w:t xml:space="preserve">a smartphone forward </w:t>
      </w:r>
      <w:proofErr w:type="spellStart"/>
      <w:r>
        <w:t>camera</w:t>
      </w:r>
      <w:del w:id="301" w:author="שרית פליציה אנאיס שפירו" w:date="2025-11-12T09:10:00Z" w16du:dateUtc="2025-11-12T07:10:00Z">
        <w:r w:rsidDel="004C5BCD">
          <w:delText xml:space="preserve"> </w:delText>
        </w:r>
      </w:del>
      <w:ins w:id="302" w:author="שרית פליציה אנאיס שפירו" w:date="2025-11-12T09:10:00Z" w16du:dateUtc="2025-11-12T07:10:00Z">
        <w:r w:rsidR="004C5BCD">
          <w:t>worn</w:t>
        </w:r>
        <w:proofErr w:type="spellEnd"/>
        <w:r w:rsidR="004C5BCD">
          <w:t xml:space="preserve"> by the low vision runner </w:t>
        </w:r>
      </w:ins>
      <w:del w:id="303" w:author="שרית פליציה אנאיס שפירו" w:date="2025-11-12T09:10:00Z" w16du:dateUtc="2025-11-12T07:10:00Z">
        <w:r w:rsidDel="004C5BCD">
          <w:delText>to stream the scene in front of the runner</w:delText>
        </w:r>
      </w:del>
      <w:r>
        <w:t xml:space="preserve">. </w:t>
      </w:r>
      <w:commentRangeStart w:id="304"/>
      <w:commentRangeStart w:id="305"/>
      <w:r>
        <w:t>The system applies image-processing filters (edge detection, brightness/contrast enhancement) to this video so that obstacles and important features appear as clear outlines</w:t>
      </w:r>
      <w:commentRangeEnd w:id="304"/>
      <w:r w:rsidR="004C5BCD">
        <w:rPr>
          <w:rStyle w:val="CommentReference"/>
          <w:rtl/>
        </w:rPr>
        <w:commentReference w:id="304"/>
      </w:r>
      <w:commentRangeEnd w:id="305"/>
      <w:r w:rsidR="004C5BCD">
        <w:rPr>
          <w:rStyle w:val="CommentReference"/>
          <w:rtl/>
        </w:rPr>
        <w:commentReference w:id="305"/>
      </w:r>
      <w:r>
        <w:t xml:space="preserve">. On top of this enhanced video, </w:t>
      </w:r>
      <w:proofErr w:type="spellStart"/>
      <w:r>
        <w:t>RunSight</w:t>
      </w:r>
      <w:proofErr w:type="spellEnd"/>
      <w:r>
        <w:t xml:space="preserve"> draws spatial AR cues indicating the </w:t>
      </w:r>
      <w:r>
        <w:lastRenderedPageBreak/>
        <w:t>guide’s location, a colored trace of the guide’s path line or an arrow. The system does not use any vision-based object detection, instead, the sighted guide and runner each carry wearable sensors (ultra-wideband radio beacons</w:t>
      </w:r>
      <w:proofErr w:type="gramStart"/>
      <w:r>
        <w:t>)</w:t>
      </w:r>
      <w:proofErr w:type="gramEnd"/>
      <w:r>
        <w:t xml:space="preserve"> so the guide’s 3D position is computed directly from sensor ranges. The software then renders the AR overlay (path lines or arrows) at the computed location. </w:t>
      </w:r>
      <w:del w:id="306" w:author="שרית פליציה אנאיס שפירו" w:date="2025-11-12T09:13:00Z" w16du:dateUtc="2025-11-12T07:13:00Z">
        <w:r w:rsidDel="0086757D">
          <w:delText xml:space="preserve">In </w:delText>
        </w:r>
      </w:del>
      <w:ins w:id="307" w:author="שרית פליציה אנאיס שפירו" w:date="2025-11-12T09:13:00Z" w16du:dateUtc="2025-11-12T07:13:00Z">
        <w:r w:rsidR="0086757D">
          <w:rPr>
            <w:lang w:bidi="he-IL"/>
          </w:rPr>
          <w:t>A</w:t>
        </w:r>
      </w:ins>
      <w:del w:id="308" w:author="שרית פליציה אנאיס שפירו" w:date="2025-11-12T09:13:00Z" w16du:dateUtc="2025-11-12T07:13:00Z">
        <w:r w:rsidDel="0086757D">
          <w:delText>a</w:delText>
        </w:r>
      </w:del>
      <w:r>
        <w:t xml:space="preserve"> study with eight runners with low vision, </w:t>
      </w:r>
      <w:del w:id="309" w:author="שרית פליציה אנאיס שפירו" w:date="2025-11-12T09:13:00Z" w16du:dateUtc="2025-11-12T07:13:00Z">
        <w:r w:rsidDel="0086757D">
          <w:delText xml:space="preserve">RunSight proved to be effective. Each participant was </w:delText>
        </w:r>
      </w:del>
      <w:r>
        <w:t xml:space="preserve">able to follow the guide for at least 1 km </w:t>
      </w:r>
      <w:del w:id="310" w:author="שרית פליציה אנאיס שפירו" w:date="2025-11-12T09:12:00Z" w16du:dateUtc="2025-11-12T07:12:00Z">
        <w:r w:rsidDel="0086757D">
          <w:delText xml:space="preserve">(mean ¡3.24) </w:delText>
        </w:r>
      </w:del>
      <w:r>
        <w:t xml:space="preserve">using </w:t>
      </w:r>
      <w:proofErr w:type="spellStart"/>
      <w:r>
        <w:t>RunSight</w:t>
      </w:r>
      <w:proofErr w:type="spellEnd"/>
      <w:r>
        <w:t xml:space="preserve">, while without the system, no one could run the same route. In the </w:t>
      </w:r>
      <w:del w:id="311" w:author="שרית פליציה אנאיס שפירו" w:date="2025-11-12T09:08:00Z" w16du:dateUtc="2025-11-12T07:08:00Z">
        <w:r w:rsidDel="004C5BCD">
          <w:delText>trials</w:delText>
        </w:r>
      </w:del>
      <w:ins w:id="312" w:author="שרית פליציה אנאיס שפירו" w:date="2025-11-12T09:08:00Z" w16du:dateUtc="2025-11-12T07:08:00Z">
        <w:r w:rsidR="004C5BCD">
          <w:t>study</w:t>
        </w:r>
      </w:ins>
      <w:r>
        <w:t xml:space="preserve">, no accidents or unsafe events occurred. In </w:t>
      </w:r>
      <w:del w:id="313" w:author="שרית פליציה אנאיס שפירו" w:date="2025-11-06T21:53:00Z" w16du:dateUtc="2025-11-06T20:53:00Z">
        <w:r w:rsidDel="00BD2741">
          <w:delText xml:space="preserve">post-run </w:delText>
        </w:r>
      </w:del>
      <w:ins w:id="314" w:author="שרית פליציה אנאיס שפירו" w:date="2025-11-06T21:53:00Z" w16du:dateUtc="2025-11-06T20:53:00Z">
        <w:r w:rsidR="00BD2741">
          <w:t xml:space="preserve">follow up </w:t>
        </w:r>
      </w:ins>
      <w:r>
        <w:t>interviews, participants indicated that combining AR overlays with guide verbal instructions gave them confidence to run at night.</w:t>
      </w:r>
    </w:p>
    <w:p w14:paraId="4603A20E" w14:textId="70BD3007" w:rsidR="00894368" w:rsidRDefault="00000000">
      <w:pPr>
        <w:ind w:left="-15" w:right="0" w:firstLine="199"/>
      </w:pPr>
      <w:commentRangeStart w:id="315"/>
      <w:r>
        <w:t xml:space="preserve">Standard smartphone cameras perform </w:t>
      </w:r>
      <w:del w:id="316" w:author="שרית פליציה אנאיס שפירו" w:date="2025-11-06T21:54:00Z" w16du:dateUtc="2025-11-06T20:54:00Z">
        <w:r w:rsidDel="00A14766">
          <w:delText xml:space="preserve">poorly </w:delText>
        </w:r>
      </w:del>
      <w:ins w:id="317" w:author="שרית פליציה אנאיס שפירו" w:date="2025-11-06T21:54:00Z" w16du:dateUtc="2025-11-06T20:54:00Z">
        <w:r w:rsidR="00A14766">
          <w:t xml:space="preserve">worse at </w:t>
        </w:r>
      </w:ins>
      <w:del w:id="318" w:author="שרית פליציה אנאיס שפירו" w:date="2025-11-06T21:54:00Z" w16du:dateUtc="2025-11-06T20:54:00Z">
        <w:r w:rsidDel="00A14766">
          <w:delText xml:space="preserve">in very </w:delText>
        </w:r>
      </w:del>
      <w:r>
        <w:t>dark scenes</w:t>
      </w:r>
      <w:commentRangeEnd w:id="315"/>
      <w:ins w:id="319" w:author="שרית פליציה אנאיס שפירו" w:date="2025-11-06T21:54:00Z" w16du:dateUtc="2025-11-06T20:54:00Z">
        <w:r w:rsidR="00A14766">
          <w:t xml:space="preserve"> than </w:t>
        </w:r>
        <w:proofErr w:type="spellStart"/>
        <w:r w:rsidR="00A14766">
          <w:t>well lit</w:t>
        </w:r>
        <w:proofErr w:type="spellEnd"/>
        <w:r w:rsidR="00A14766">
          <w:t xml:space="preserve"> </w:t>
        </w:r>
      </w:ins>
      <w:del w:id="320" w:author="שרית פליציה אנאיס שפירו" w:date="2025-11-06T21:55:00Z" w16du:dateUtc="2025-11-06T20:55:00Z">
        <w:r w:rsidR="00F95B5A" w:rsidDel="00A14766">
          <w:rPr>
            <w:rStyle w:val="CommentReference"/>
          </w:rPr>
          <w:commentReference w:id="315"/>
        </w:r>
      </w:del>
      <w:ins w:id="321" w:author="שרית פליציה אנאיס שפירו" w:date="2025-11-06T21:55:00Z" w16du:dateUtc="2025-11-06T20:55:00Z">
        <w:r w:rsidR="00A14766">
          <w:t>environmen</w:t>
        </w:r>
        <w:r w:rsidR="00A14766">
          <w:rPr>
            <w:rStyle w:val="CommentReference"/>
          </w:rPr>
          <w:t>t</w:t>
        </w:r>
        <w:r w:rsidR="00A14766">
          <w:t>s</w:t>
        </w:r>
      </w:ins>
      <w:del w:id="322" w:author="שרית פליציה אנאיס שפירו" w:date="2025-11-06T21:55:00Z" w16du:dateUtc="2025-11-06T20:55:00Z">
        <w:r w:rsidDel="00A14766">
          <w:delText xml:space="preserve"> –</w:delText>
        </w:r>
      </w:del>
      <w:r>
        <w:t xml:space="preserve"> </w:t>
      </w:r>
      <w:del w:id="323" w:author="שרית פליציה אנאיס שפירו" w:date="2025-11-06T21:55:00Z" w16du:dateUtc="2025-11-06T20:55:00Z">
        <w:r w:rsidDel="00A14766">
          <w:delText xml:space="preserve">“objects in dark places...cannot be detected” by the phone’s video camera </w:delText>
        </w:r>
      </w:del>
      <w:r>
        <w:t>(</w:t>
      </w:r>
      <w:proofErr w:type="spellStart"/>
      <w:r>
        <w:t>Elmannai</w:t>
      </w:r>
      <w:proofErr w:type="spellEnd"/>
      <w:r>
        <w:t xml:space="preserve"> and </w:t>
      </w:r>
      <w:proofErr w:type="spellStart"/>
      <w:r>
        <w:t>Elleithy</w:t>
      </w:r>
      <w:proofErr w:type="spellEnd"/>
      <w:r>
        <w:t xml:space="preserve">, </w:t>
      </w:r>
      <w:r>
        <w:rPr>
          <w:color w:val="00007F"/>
        </w:rPr>
        <w:t>2017</w:t>
      </w:r>
      <w:r>
        <w:t xml:space="preserve">). To address this, Khan, Ahsan, and Salam, </w:t>
      </w:r>
      <w:r>
        <w:rPr>
          <w:color w:val="00007F"/>
        </w:rPr>
        <w:t xml:space="preserve">2014 </w:t>
      </w:r>
      <w:r>
        <w:t>developed a smartphone navigation app specifically for night-blind users. The app</w:t>
      </w:r>
      <w:ins w:id="324" w:author="שרית פליציה אנאיס שפירו" w:date="2025-11-06T21:55:00Z" w16du:dateUtc="2025-11-06T20:55:00Z">
        <w:r w:rsidR="0084415A">
          <w:t>lication</w:t>
        </w:r>
      </w:ins>
      <w:r>
        <w:t xml:space="preserve"> continuously tracks the smartphone’s time, and computes remaining daylight by comparing current time to sunset, but the application was not tested in a user study. </w:t>
      </w:r>
      <w:ins w:id="325" w:author="שרית פליציה אנאיס שפירו" w:date="2025-11-06T21:55:00Z" w16du:dateUtc="2025-11-06T20:55:00Z">
        <w:r w:rsidR="0084415A">
          <w:t>I</w:t>
        </w:r>
      </w:ins>
      <w:del w:id="326" w:author="שרית פליציה אנאיס שפירו" w:date="2025-11-06T21:55:00Z" w16du:dateUtc="2025-11-06T20:55:00Z">
        <w:r w:rsidDel="0084415A">
          <w:delText>i</w:delText>
        </w:r>
      </w:del>
      <w:r>
        <w:t xml:space="preserve">mage-processing approaches can boost smartphone vision in dim light. [Zhou et al., </w:t>
      </w:r>
      <w:r>
        <w:rPr>
          <w:color w:val="00007F"/>
        </w:rPr>
        <w:t>2024</w:t>
      </w:r>
      <w:r>
        <w:t xml:space="preserve">] developed </w:t>
      </w:r>
      <w:proofErr w:type="spellStart"/>
      <w:r>
        <w:t>VLight</w:t>
      </w:r>
      <w:proofErr w:type="spellEnd"/>
      <w:r>
        <w:t>, a single</w:t>
      </w:r>
      <w:ins w:id="327" w:author="שרית פליציה אנאיס שפירו" w:date="2025-11-06T21:55:00Z" w16du:dateUtc="2025-11-06T20:55:00Z">
        <w:r w:rsidR="0084415A">
          <w:t xml:space="preserve"> </w:t>
        </w:r>
      </w:ins>
      <w:r>
        <w:t xml:space="preserve">parameter low-light enhancement algorithm that operates in real time on mobile devices. </w:t>
      </w:r>
      <w:proofErr w:type="spellStart"/>
      <w:r>
        <w:t>VLight</w:t>
      </w:r>
      <w:proofErr w:type="spellEnd"/>
      <w:r>
        <w:t xml:space="preserve"> acts as a “brightness booster” on each video frame, producing substantially brighter output (up to 67 FPS at 4K resolution) on the phone itself.</w:t>
      </w:r>
      <w:del w:id="328" w:author="שרית פליציה אנאיס שפירו" w:date="2025-11-06T21:56:00Z" w16du:dateUtc="2025-11-06T20:56:00Z">
        <w:r w:rsidDel="0084415A">
          <w:delText xml:space="preserve"> While this work was not evaluated with visually impaired users,</w:delText>
        </w:r>
      </w:del>
      <w:r>
        <w:t xml:space="preserve"> </w:t>
      </w:r>
      <w:ins w:id="329" w:author="שרית פליציה אנאיס שפירו" w:date="2025-11-06T21:56:00Z" w16du:dateUtc="2025-11-06T20:56:00Z">
        <w:r w:rsidR="0084415A">
          <w:t>S</w:t>
        </w:r>
      </w:ins>
      <w:del w:id="330" w:author="שרית פליציה אנאיס שפירו" w:date="2025-11-06T21:56:00Z" w16du:dateUtc="2025-11-06T20:56:00Z">
        <w:r w:rsidDel="0084415A">
          <w:delText>s</w:delText>
        </w:r>
      </w:del>
      <w:r>
        <w:t>uch on-device enhancement could be incorporated into assistive app</w:t>
      </w:r>
      <w:ins w:id="331" w:author="שרית פליציה אנאיס שפירו" w:date="2025-11-06T21:56:00Z" w16du:dateUtc="2025-11-06T20:56:00Z">
        <w:r w:rsidR="0084415A">
          <w:t>lication</w:t>
        </w:r>
      </w:ins>
      <w:del w:id="332" w:author="שרית פליציה אנאיס שפירו" w:date="2025-11-06T21:56:00Z" w16du:dateUtc="2025-11-06T20:56:00Z">
        <w:r w:rsidDel="0084415A">
          <w:delText>s</w:delText>
        </w:r>
      </w:del>
      <w:r>
        <w:t xml:space="preserve"> to make dark environments more visible to low-vision users (for example, amplifying a dimly lit path on the smartphone screen).</w:t>
      </w:r>
      <w:ins w:id="333" w:author="שרית פליציה אנאיס שפירו" w:date="2025-11-06T21:56:00Z" w16du:dateUtc="2025-11-06T20:56:00Z">
        <w:r w:rsidR="0084415A">
          <w:t xml:space="preserve"> However, this approach was not evaluated with visually impaired users</w:t>
        </w:r>
        <w:r w:rsidR="00D161DC">
          <w:t>.</w:t>
        </w:r>
      </w:ins>
    </w:p>
    <w:p w14:paraId="146CCD87" w14:textId="77777777" w:rsidR="00894368" w:rsidRDefault="00000000">
      <w:pPr>
        <w:ind w:left="-15" w:right="0" w:firstLine="199"/>
      </w:pPr>
      <w:r>
        <w:t xml:space="preserve">Beyond image-processing approaches, [Kuriakose, Shrestha, and Sandnes, </w:t>
      </w:r>
      <w:r>
        <w:rPr>
          <w:color w:val="00007F"/>
        </w:rPr>
        <w:t>2023a</w:t>
      </w:r>
      <w:r>
        <w:t xml:space="preserve">] introduced </w:t>
      </w:r>
      <w:proofErr w:type="spellStart"/>
      <w:r>
        <w:t>DeepNAVI</w:t>
      </w:r>
      <w:proofErr w:type="spellEnd"/>
      <w:r>
        <w:t xml:space="preserve">, a purely </w:t>
      </w:r>
      <w:proofErr w:type="spellStart"/>
      <w:r>
        <w:t>smartphonebased</w:t>
      </w:r>
      <w:proofErr w:type="spellEnd"/>
      <w:r>
        <w:t xml:space="preserve"> navigation assistant that uses on-device deep learning. The application runs lightweight convolutional neural networks on the phone, using the rear camera (and embedded sensors) to detect obstacles in real </w:t>
      </w:r>
      <w:commentRangeStart w:id="334"/>
      <w:r>
        <w:t>time</w:t>
      </w:r>
      <w:commentRangeEnd w:id="334"/>
      <w:r w:rsidR="00695C3D">
        <w:rPr>
          <w:rStyle w:val="CommentReference"/>
        </w:rPr>
        <w:commentReference w:id="334"/>
      </w:r>
      <w:r>
        <w:t xml:space="preserve">. It classifies the type of object ahead and estimates its distance, position (left/right), and motion status, while also recognizing scene context (e.g. kitchen, street) to describe the environment. All information is delivered to users through auditory feedback via text-to-speech synthesis and bone conduction headphones, Kuriakose, Shrestha, and Sandnes, </w:t>
      </w:r>
      <w:r>
        <w:rPr>
          <w:color w:val="00007F"/>
        </w:rPr>
        <w:t xml:space="preserve">2023b </w:t>
      </w:r>
      <w:r>
        <w:t xml:space="preserve">continued and tested the application on 13 visually impaired participants in outdoor environments navigation tasks, The participants reported mixed reactions towards the navigation assistant, from optimism about enhanced self-reliance to wariness and suspicion about whether this technology can </w:t>
      </w:r>
      <w:proofErr w:type="gramStart"/>
      <w:r>
        <w:t>actually be</w:t>
      </w:r>
      <w:proofErr w:type="gramEnd"/>
      <w:r>
        <w:t xml:space="preserve"> reliable and counted </w:t>
      </w:r>
      <w:commentRangeStart w:id="335"/>
      <w:r>
        <w:t>on</w:t>
      </w:r>
      <w:commentRangeEnd w:id="335"/>
      <w:r w:rsidR="00D161DC">
        <w:rPr>
          <w:rStyle w:val="CommentReference"/>
        </w:rPr>
        <w:commentReference w:id="335"/>
      </w:r>
      <w:r>
        <w:t>.</w:t>
      </w:r>
    </w:p>
    <w:p w14:paraId="2D1570BD" w14:textId="0D850CEE" w:rsidR="00894368" w:rsidRDefault="00000000">
      <w:pPr>
        <w:spacing w:after="234"/>
        <w:ind w:left="-15" w:right="0" w:firstLine="199"/>
      </w:pPr>
      <w:r>
        <w:t>[</w:t>
      </w:r>
      <w:proofErr w:type="spellStart"/>
      <w:r>
        <w:t>Mukhiddinov</w:t>
      </w:r>
      <w:proofErr w:type="spellEnd"/>
      <w:r>
        <w:t xml:space="preserve"> and Cho, </w:t>
      </w:r>
      <w:r>
        <w:rPr>
          <w:color w:val="00007F"/>
        </w:rPr>
        <w:t>2021</w:t>
      </w:r>
      <w:r>
        <w:t>] propose a deep learning–driven smart glasses system tailored to help BVI users navigate independently at night</w:t>
      </w:r>
      <w:del w:id="336" w:author="שרית פליציה אנאיס שפירו" w:date="2025-11-06T21:58:00Z" w16du:dateUtc="2025-11-06T20:58:00Z">
        <w:r w:rsidDel="00ED3982">
          <w:delText>, directly addressing the challenges of low visibility in dark environments</w:delText>
        </w:r>
      </w:del>
      <w:r>
        <w:t>. The approach integrates four core computer vision modules with an HMD: a low-light image enhancement model that brightens and denoises dark scenes, an object detection component that recognizes a wide range of surrounding objects and provides audio alerts, a salient object detection module to isolate important scene elements, and a text recognition module that reads out textual information via text-to-speech. By combining image enhancement with object and text recognition, the smart glasses can interpret critical visual information in real time (</w:t>
      </w:r>
      <w:proofErr w:type="spellStart"/>
      <w:r>
        <w:t>obstacles</w:t>
      </w:r>
      <w:ins w:id="337" w:author="שרית פליציה אנאיס שפירו" w:date="2025-11-06T21:59:00Z" w16du:dateUtc="2025-11-06T20:59:00Z">
        <w:r w:rsidR="00ED3982">
          <w:t>,</w:t>
        </w:r>
      </w:ins>
      <w:del w:id="338" w:author="שרית פליציה אנאיס שפירו" w:date="2025-11-06T21:59:00Z" w16du:dateUtc="2025-11-06T20:59:00Z">
        <w:r w:rsidDel="00ED3982">
          <w:delText xml:space="preserve"> and </w:delText>
        </w:r>
      </w:del>
      <w:r>
        <w:t>people</w:t>
      </w:r>
      <w:proofErr w:type="spellEnd"/>
      <w:ins w:id="339" w:author="שרית פליציה אנאיס שפירו" w:date="2025-11-06T21:59:00Z" w16du:dateUtc="2025-11-06T20:59:00Z">
        <w:r w:rsidR="00ED3982">
          <w:t>,</w:t>
        </w:r>
      </w:ins>
      <w:r>
        <w:t xml:space="preserve"> </w:t>
      </w:r>
      <w:del w:id="340" w:author="שרית פליציה אנאיס שפירו" w:date="2025-11-06T21:59:00Z" w16du:dateUtc="2025-11-06T20:59:00Z">
        <w:r w:rsidDel="00ED3982">
          <w:delText xml:space="preserve">to </w:delText>
        </w:r>
      </w:del>
      <w:r>
        <w:t xml:space="preserve">signs or labels) </w:t>
      </w:r>
      <w:r>
        <w:t>under low light</w:t>
      </w:r>
      <w:del w:id="341" w:author="שרית פליציה אנאיס שפירו" w:date="2025-11-06T21:59:00Z" w16du:dateUtc="2025-11-06T20:59:00Z">
        <w:r w:rsidDel="00ED3982">
          <w:delText>ing</w:delText>
        </w:r>
      </w:del>
      <w:r>
        <w:t xml:space="preserve"> conditions.</w:t>
      </w:r>
      <w:ins w:id="342" w:author="שרית פליציה אנאיס שפירו" w:date="2025-11-06T21:59:00Z" w16du:dateUtc="2025-11-06T20:59:00Z">
        <w:r w:rsidR="00ED3982">
          <w:t xml:space="preserve"> </w:t>
        </w:r>
      </w:ins>
      <w:r>
        <w:t>The system adopts a client–server architecture</w:t>
      </w:r>
      <w:ins w:id="343" w:author="שרית פליציה אנאיס שפירו" w:date="2025-11-06T22:00:00Z" w16du:dateUtc="2025-11-06T21:00:00Z">
        <w:r w:rsidR="000F580A">
          <w:t xml:space="preserve"> - </w:t>
        </w:r>
      </w:ins>
      <w:del w:id="344" w:author="שרית פליציה אנאיס שפירו" w:date="2025-11-06T22:00:00Z" w16du:dateUtc="2025-11-06T21:00:00Z">
        <w:r w:rsidDel="000F580A">
          <w:delText xml:space="preserve">. </w:delText>
        </w:r>
      </w:del>
      <w:ins w:id="345" w:author="שרית פליציה אנאיס שפירו" w:date="2025-11-06T22:00:00Z" w16du:dateUtc="2025-11-06T21:00:00Z">
        <w:r w:rsidR="000F580A">
          <w:t>t</w:t>
        </w:r>
      </w:ins>
      <w:del w:id="346" w:author="שרית פליציה אנאיס שפירו" w:date="2025-11-06T22:00:00Z" w16du:dateUtc="2025-11-06T21:00:00Z">
        <w:r w:rsidDel="000F580A">
          <w:delText>T</w:delText>
        </w:r>
      </w:del>
      <w:r>
        <w:t>he HMD (paired with a smartphone) serves as a camera and I/O device, capturing images on user request and sending them to a remote AI server for processing. All the heavy deep learning computations (low-light image enhancement, object recognition, salient object extraction, and text</w:t>
      </w:r>
      <w:ins w:id="347" w:author="שרית פליציה אנאיס שפירו" w:date="2025-11-06T22:00:00Z" w16du:dateUtc="2025-11-06T21:00:00Z">
        <w:r w:rsidR="000F580A">
          <w:t xml:space="preserve"> </w:t>
        </w:r>
      </w:ins>
      <w:r>
        <w:t xml:space="preserve">to-speech) run on the server, after which the interpreted results are sent back to the user. </w:t>
      </w:r>
      <w:del w:id="348" w:author="שרית פליציה אנאיס שפירו" w:date="2025-11-06T22:01:00Z" w16du:dateUtc="2025-11-06T21:01:00Z">
        <w:r w:rsidDel="00B756F2">
          <w:delText xml:space="preserve">The </w:delText>
        </w:r>
      </w:del>
      <w:ins w:id="349" w:author="שרית פליציה אנאיס שפירו" w:date="2025-11-06T22:01:00Z" w16du:dateUtc="2025-11-06T21:01:00Z">
        <w:r w:rsidR="00B756F2">
          <w:t xml:space="preserve">Although </w:t>
        </w:r>
      </w:ins>
      <w:r>
        <w:t xml:space="preserve">system </w:t>
      </w:r>
      <w:ins w:id="350" w:author="שרית פליציה אנאיס שפירו" w:date="2025-11-06T22:02:00Z" w16du:dateUtc="2025-11-06T21:02:00Z">
        <w:r w:rsidR="00B756F2">
          <w:t xml:space="preserve">has been a step forward from previous studies, </w:t>
        </w:r>
      </w:ins>
      <w:del w:id="351" w:author="שרית פליציה אנאיס שפירו" w:date="2025-11-06T22:02:00Z" w16du:dateUtc="2025-11-06T21:02:00Z">
        <w:r w:rsidDel="00B756F2">
          <w:delText xml:space="preserve">presented in [Mukhiddinov and Cho, </w:delText>
        </w:r>
        <w:r w:rsidDel="00B756F2">
          <w:rPr>
            <w:color w:val="00007F"/>
          </w:rPr>
          <w:delText>2021</w:delText>
        </w:r>
        <w:r w:rsidDel="00B756F2">
          <w:delText xml:space="preserve">] </w:delText>
        </w:r>
      </w:del>
      <w:del w:id="352" w:author="שרית פליציה אנאיס שפירו" w:date="2025-11-06T22:01:00Z" w16du:dateUtc="2025-11-06T21:01:00Z">
        <w:r w:rsidDel="00B756F2">
          <w:delText xml:space="preserve">shows </w:delText>
        </w:r>
      </w:del>
      <w:del w:id="353" w:author="שרית פליציה אנאיס שפירו" w:date="2025-11-06T22:02:00Z" w16du:dateUtc="2025-11-06T21:02:00Z">
        <w:r w:rsidDel="00B756F2">
          <w:delText xml:space="preserve">how an AI-powered, server-assisted wearable may overcome the challenges of night blindness, and could offer real-time assistance for independent mobility after dark. However, the system was not </w:delText>
        </w:r>
      </w:del>
      <w:ins w:id="354" w:author="שרית פליציה אנאיס שפירו" w:date="2025-11-06T22:02:00Z" w16du:dateUtc="2025-11-06T21:02:00Z">
        <w:r w:rsidR="00B756F2">
          <w:t xml:space="preserve">it has not been </w:t>
        </w:r>
      </w:ins>
      <w:r>
        <w:t xml:space="preserve">tested </w:t>
      </w:r>
      <w:del w:id="355" w:author="שרית פליציה אנאיס שפירו" w:date="2025-11-06T22:02:00Z" w16du:dateUtc="2025-11-06T21:02:00Z">
        <w:r w:rsidDel="00B756F2">
          <w:delText xml:space="preserve">in real time </w:delText>
        </w:r>
      </w:del>
      <w:r>
        <w:t xml:space="preserve">with </w:t>
      </w:r>
      <w:ins w:id="356" w:author="שרית פליציה אנאיס שפירו" w:date="2025-11-12T20:13:00Z" w16du:dateUtc="2025-11-12T18:13:00Z">
        <w:r w:rsidR="000B06A1">
          <w:t xml:space="preserve">potential </w:t>
        </w:r>
      </w:ins>
      <w:ins w:id="357" w:author="שרית פליציה אנאיס שפירו" w:date="2025-11-06T22:02:00Z" w16du:dateUtc="2025-11-06T21:02:00Z">
        <w:r w:rsidR="00B756F2">
          <w:t xml:space="preserve">target </w:t>
        </w:r>
      </w:ins>
      <w:r>
        <w:t xml:space="preserve">low vision </w:t>
      </w:r>
      <w:del w:id="358" w:author="שרית פליציה אנאיס שפירו" w:date="2025-11-06T22:02:00Z" w16du:dateUtc="2025-11-06T21:02:00Z">
        <w:r w:rsidDel="00B756F2">
          <w:delText xml:space="preserve">participants </w:delText>
        </w:r>
      </w:del>
      <w:ins w:id="359" w:author="שרית פליציה אנאיס שפירו" w:date="2025-11-06T22:02:00Z" w16du:dateUtc="2025-11-06T21:02:00Z">
        <w:r w:rsidR="00B756F2">
          <w:t xml:space="preserve">users </w:t>
        </w:r>
      </w:ins>
      <w:r>
        <w:t>and thus its efficacy is unknown.</w:t>
      </w:r>
      <w:ins w:id="360" w:author="שרית פליציה אנאיס שפירו" w:date="2025-11-06T22:03:00Z" w16du:dateUtc="2025-11-06T21:03:00Z">
        <w:r w:rsidR="00B756F2">
          <w:t xml:space="preserve"> Moreover, these approaches rely on </w:t>
        </w:r>
        <w:r w:rsidR="00910E05">
          <w:t xml:space="preserve">mostly </w:t>
        </w:r>
        <w:r w:rsidR="00B756F2">
          <w:t xml:space="preserve">auditory </w:t>
        </w:r>
        <w:proofErr w:type="gramStart"/>
        <w:r w:rsidR="00B756F2">
          <w:t xml:space="preserve">feedback, </w:t>
        </w:r>
        <w:r w:rsidR="00910E05">
          <w:t>and</w:t>
        </w:r>
        <w:proofErr w:type="gramEnd"/>
        <w:r w:rsidR="00910E05">
          <w:t xml:space="preserve"> </w:t>
        </w:r>
      </w:ins>
      <w:ins w:id="361" w:author="שרית פליציה אנאיס שפירו" w:date="2025-11-12T20:14:00Z" w16du:dateUtc="2025-11-12T18:14:00Z">
        <w:r w:rsidR="000B06A1">
          <w:t xml:space="preserve">limited </w:t>
        </w:r>
      </w:ins>
      <w:ins w:id="362" w:author="שרית פליציה אנאיס שפירו" w:date="2025-11-06T22:03:00Z" w16du:dateUtc="2025-11-06T21:03:00Z">
        <w:r w:rsidR="00B756F2">
          <w:t>visual augmentations</w:t>
        </w:r>
      </w:ins>
      <w:ins w:id="363" w:author="שרית פליציה אנאיס שפירו" w:date="2025-11-12T20:14:00Z" w16du:dateUtc="2025-11-12T18:14:00Z">
        <w:r w:rsidR="000B06A1">
          <w:t xml:space="preserve">. </w:t>
        </w:r>
      </w:ins>
    </w:p>
    <w:p w14:paraId="2A92BB15" w14:textId="64D415CF" w:rsidR="00894368" w:rsidDel="0037598D" w:rsidRDefault="00000000">
      <w:pPr>
        <w:pStyle w:val="Heading2"/>
        <w:ind w:left="414" w:hanging="429"/>
        <w:rPr>
          <w:del w:id="364" w:author="שרית פליציה אנאיס שפירו" w:date="2025-11-09T12:42:00Z" w16du:dateUtc="2025-11-09T10:42:00Z"/>
        </w:rPr>
      </w:pPr>
      <w:commentRangeStart w:id="365"/>
      <w:del w:id="366" w:author="שרית פליציה אנאיס שפירו" w:date="2025-11-09T12:42:00Z" w16du:dateUtc="2025-11-09T10:42:00Z">
        <w:r w:rsidDel="0037598D">
          <w:delText xml:space="preserve">Obstacle </w:delText>
        </w:r>
        <w:commentRangeEnd w:id="365"/>
        <w:r w:rsidR="0037598D" w:rsidDel="0037598D">
          <w:rPr>
            <w:rStyle w:val="CommentReference"/>
            <w:b w:val="0"/>
          </w:rPr>
          <w:commentReference w:id="365"/>
        </w:r>
        <w:r w:rsidDel="0037598D">
          <w:delText>Avoidance Systems for Low Vision</w:delText>
        </w:r>
      </w:del>
    </w:p>
    <w:p w14:paraId="3CBA9CA0" w14:textId="77777777" w:rsidR="00894368" w:rsidRDefault="00000000">
      <w:pPr>
        <w:pStyle w:val="Heading2"/>
        <w:ind w:left="414" w:hanging="429"/>
      </w:pPr>
      <w:commentRangeStart w:id="367"/>
      <w:r>
        <w:t>Object Detection in Low Light</w:t>
      </w:r>
      <w:commentRangeEnd w:id="367"/>
      <w:r w:rsidR="009D4517">
        <w:rPr>
          <w:rStyle w:val="CommentReference"/>
          <w:b w:val="0"/>
        </w:rPr>
        <w:commentReference w:id="367"/>
      </w:r>
    </w:p>
    <w:p w14:paraId="0A6C370C" w14:textId="749DFDD3" w:rsidR="0032240C" w:rsidRDefault="0032240C">
      <w:pPr>
        <w:ind w:left="-5" w:right="0"/>
        <w:rPr>
          <w:ins w:id="368" w:author="שרית פליציה אנאיס שפירו" w:date="2025-11-12T20:15:00Z" w16du:dateUtc="2025-11-12T18:15:00Z"/>
        </w:rPr>
      </w:pPr>
      <w:ins w:id="369" w:author="שרית פליציה אנאיס שפירו" w:date="2025-11-12T20:18:00Z" w16du:dateUtc="2025-11-12T18:18:00Z">
        <w:r>
          <w:t xml:space="preserve">One challenges in </w:t>
        </w:r>
      </w:ins>
      <w:ins w:id="370" w:author="שרית פליציה אנאיס שפירו" w:date="2025-11-12T20:17:00Z" w16du:dateUtc="2025-11-12T18:17:00Z">
        <w:r>
          <w:t>improv</w:t>
        </w:r>
      </w:ins>
      <w:ins w:id="371" w:author="שרית פליציה אנאיס שפירו" w:date="2025-11-12T20:18:00Z" w16du:dateUtc="2025-11-12T18:18:00Z">
        <w:r>
          <w:t>ing</w:t>
        </w:r>
      </w:ins>
      <w:ins w:id="372" w:author="שרית פליציה אנאיס שפירו" w:date="2025-11-12T20:17:00Z" w16du:dateUtc="2025-11-12T18:17:00Z">
        <w:r>
          <w:t xml:space="preserve"> ni</w:t>
        </w:r>
      </w:ins>
      <w:ins w:id="373" w:author="שרית פליציה אנאיס שפירו" w:date="2025-11-12T20:18:00Z" w16du:dateUtc="2025-11-12T18:18:00Z">
        <w:r>
          <w:t xml:space="preserve">ght vision with </w:t>
        </w:r>
        <w:proofErr w:type="gramStart"/>
        <w:r>
          <w:t>object based</w:t>
        </w:r>
        <w:proofErr w:type="gramEnd"/>
        <w:r>
          <w:t xml:space="preserve"> AR systems, is the object detection in dim conditions</w:t>
        </w:r>
      </w:ins>
      <w:ins w:id="374" w:author="שרית פליציה אנאיס שפירו" w:date="2025-11-12T20:19:00Z" w16du:dateUtc="2025-11-12T18:19:00Z">
        <w:r>
          <w:t>. Indeed, o</w:t>
        </w:r>
      </w:ins>
      <w:del w:id="375" w:author="שרית פליציה אנאיס שפירו" w:date="2025-11-12T20:19:00Z" w16du:dateUtc="2025-11-12T18:19:00Z">
        <w:r w:rsidR="00000000" w:rsidDel="0032240C">
          <w:delText>O</w:delText>
        </w:r>
      </w:del>
      <w:r w:rsidR="00000000">
        <w:t xml:space="preserve">bject detection in low-light environments has received significant attention in computer vision, with a focus on improving image quality and feature extraction through both traditional and deep learning </w:t>
      </w:r>
      <w:commentRangeStart w:id="376"/>
      <w:r w:rsidR="00000000">
        <w:t>methods</w:t>
      </w:r>
      <w:commentRangeEnd w:id="376"/>
      <w:r>
        <w:rPr>
          <w:rStyle w:val="CommentReference"/>
        </w:rPr>
        <w:commentReference w:id="376"/>
      </w:r>
      <w:r w:rsidR="00000000">
        <w:t>.</w:t>
      </w:r>
    </w:p>
    <w:p w14:paraId="5E17873B" w14:textId="3BBADAE4" w:rsidR="00894368" w:rsidRDefault="00000000" w:rsidP="0032240C">
      <w:pPr>
        <w:ind w:left="-15" w:right="0" w:firstLine="0"/>
        <w:pPrChange w:id="377" w:author="שרית פליציה אנאיס שפירו" w:date="2025-11-12T20:15:00Z" w16du:dateUtc="2025-11-12T18:15:00Z">
          <w:pPr>
            <w:ind w:left="-5" w:right="0"/>
          </w:pPr>
        </w:pPrChange>
      </w:pPr>
      <w:r>
        <w:t xml:space="preserve"> </w:t>
      </w:r>
      <w:commentRangeStart w:id="378"/>
      <w:r>
        <w:t>LiDAR</w:t>
      </w:r>
      <w:commentRangeEnd w:id="378"/>
      <w:r w:rsidR="0032240C">
        <w:rPr>
          <w:rStyle w:val="CommentReference"/>
        </w:rPr>
        <w:commentReference w:id="378"/>
      </w:r>
      <w:r>
        <w:t xml:space="preserve">-based systems have proven effective for depth-based reconstruction in poor lighting. For </w:t>
      </w:r>
      <w:proofErr w:type="spellStart"/>
      <w:proofErr w:type="gramStart"/>
      <w:r>
        <w:t>example,Aflatouni</w:t>
      </w:r>
      <w:proofErr w:type="spellEnd"/>
      <w:proofErr w:type="gramEnd"/>
      <w:r>
        <w:t xml:space="preserve"> et al., </w:t>
      </w:r>
      <w:r>
        <w:rPr>
          <w:color w:val="00007F"/>
        </w:rPr>
        <w:t xml:space="preserve">2015 </w:t>
      </w:r>
      <w:r>
        <w:t xml:space="preserve">introduced a nanophotonic coherent imager capable of accurate 3D scene modeling in darkness. Similarly, Dogan et al., </w:t>
      </w:r>
      <w:r>
        <w:rPr>
          <w:color w:val="00007F"/>
        </w:rPr>
        <w:t xml:space="preserve">2022 </w:t>
      </w:r>
      <w:r>
        <w:t xml:space="preserve">proposed </w:t>
      </w:r>
      <w:proofErr w:type="spellStart"/>
      <w:r>
        <w:t>InfraredTags</w:t>
      </w:r>
      <w:proofErr w:type="spellEnd"/>
      <w:r>
        <w:t>—embedded markers detectable by near-infrared sensors even in complete darkness.</w:t>
      </w:r>
    </w:p>
    <w:p w14:paraId="47ABCBDC" w14:textId="77777777" w:rsidR="00894368" w:rsidRDefault="00000000">
      <w:pPr>
        <w:ind w:left="-15" w:right="0" w:firstLine="199"/>
      </w:pPr>
      <w:r>
        <w:t xml:space="preserve">In terms of image </w:t>
      </w:r>
      <w:proofErr w:type="gramStart"/>
      <w:r>
        <w:t>processing based</w:t>
      </w:r>
      <w:proofErr w:type="gramEnd"/>
      <w:r>
        <w:t xml:space="preserve"> approaches, </w:t>
      </w:r>
      <w:proofErr w:type="spellStart"/>
      <w:r>
        <w:t>Kvyetnyy</w:t>
      </w:r>
      <w:proofErr w:type="spellEnd"/>
      <w:r>
        <w:t xml:space="preserve"> et al., </w:t>
      </w:r>
      <w:r>
        <w:rPr>
          <w:color w:val="00007F"/>
        </w:rPr>
        <w:t xml:space="preserve">2017 </w:t>
      </w:r>
      <w:r>
        <w:t xml:space="preserve">used bilateral filtering and wavelet thresholding to denoise images and enhance visual input for object recognition in dim conditions. More recently, deep learning solutions have dominated the space. </w:t>
      </w:r>
      <w:commentRangeStart w:id="379"/>
      <w:proofErr w:type="spellStart"/>
      <w:r>
        <w:t>CycleGANs</w:t>
      </w:r>
      <w:proofErr w:type="spellEnd"/>
      <w:r>
        <w:t xml:space="preserve"> </w:t>
      </w:r>
      <w:commentRangeEnd w:id="379"/>
      <w:r w:rsidR="0032240C">
        <w:rPr>
          <w:rStyle w:val="CommentReference"/>
        </w:rPr>
        <w:commentReference w:id="379"/>
      </w:r>
      <w:r>
        <w:t xml:space="preserve">have been used to enhance low-light image visibility without traditional processing. Furthermore, Chen and Shah, </w:t>
      </w:r>
      <w:r>
        <w:rPr>
          <w:color w:val="00007F"/>
        </w:rPr>
        <w:t xml:space="preserve">2021 </w:t>
      </w:r>
      <w:r>
        <w:t xml:space="preserve">and Xu et al., </w:t>
      </w:r>
      <w:r>
        <w:rPr>
          <w:color w:val="00007F"/>
        </w:rPr>
        <w:t xml:space="preserve">2021 </w:t>
      </w:r>
      <w:r>
        <w:t xml:space="preserve">embedded lighting models directly into neural networks to allow for adaptive brightness normalization. While Xiao et al., </w:t>
      </w:r>
      <w:r>
        <w:rPr>
          <w:color w:val="00007F"/>
        </w:rPr>
        <w:t xml:space="preserve">2020 </w:t>
      </w:r>
      <w:r>
        <w:t xml:space="preserve">proposed Night Vision Detector, a modified version of RFB-Net optimized for low-light scenes. Additional work has explored adapting YOLOv5 and YOLOv7 models for night vision </w:t>
      </w:r>
      <w:commentRangeStart w:id="380"/>
      <w:r>
        <w:t xml:space="preserve">detection </w:t>
      </w:r>
      <w:commentRangeEnd w:id="380"/>
      <w:r w:rsidR="0032240C">
        <w:rPr>
          <w:rStyle w:val="CommentReference"/>
          <w:rtl/>
        </w:rPr>
        <w:commentReference w:id="380"/>
      </w:r>
      <w:r>
        <w:t xml:space="preserve">Peng, Ding, and Zhen, </w:t>
      </w:r>
      <w:proofErr w:type="gramStart"/>
      <w:r>
        <w:rPr>
          <w:color w:val="00007F"/>
        </w:rPr>
        <w:t>2024</w:t>
      </w:r>
      <w:r>
        <w:t>,Wang</w:t>
      </w:r>
      <w:proofErr w:type="gramEnd"/>
      <w:r>
        <w:t xml:space="preserve"> et al., </w:t>
      </w:r>
      <w:r>
        <w:rPr>
          <w:color w:val="00007F"/>
        </w:rPr>
        <w:t>2023</w:t>
      </w:r>
      <w:r>
        <w:t xml:space="preserve">,D. Zhao et al., </w:t>
      </w:r>
      <w:r>
        <w:rPr>
          <w:color w:val="00007F"/>
        </w:rPr>
        <w:t>2024</w:t>
      </w:r>
      <w:r>
        <w:t xml:space="preserve">, with mixed success. Vision transformer models have also been adapted for low-light object detection tasks Tiwari, </w:t>
      </w:r>
      <w:proofErr w:type="spellStart"/>
      <w:r>
        <w:t>Pattanaik</w:t>
      </w:r>
      <w:proofErr w:type="spellEnd"/>
      <w:r>
        <w:t xml:space="preserve">, and Sharma, </w:t>
      </w:r>
      <w:r>
        <w:rPr>
          <w:color w:val="00007F"/>
        </w:rPr>
        <w:t>2024</w:t>
      </w:r>
      <w:r>
        <w:t xml:space="preserve">. For 3D detection, Li et al., </w:t>
      </w:r>
      <w:r>
        <w:rPr>
          <w:color w:val="00007F"/>
        </w:rPr>
        <w:t xml:space="preserve">2023 </w:t>
      </w:r>
      <w:r>
        <w:t xml:space="preserve">developed </w:t>
      </w:r>
      <w:proofErr w:type="spellStart"/>
      <w:r>
        <w:t>MonoTDP</w:t>
      </w:r>
      <w:proofErr w:type="spellEnd"/>
      <w:r>
        <w:t xml:space="preserve">, which uses twin-depth prediction to improve monocular detection performance in adverse </w:t>
      </w:r>
      <w:commentRangeStart w:id="381"/>
      <w:r>
        <w:t>conditions</w:t>
      </w:r>
      <w:commentRangeEnd w:id="381"/>
      <w:r w:rsidR="0032240C">
        <w:rPr>
          <w:rStyle w:val="CommentReference"/>
        </w:rPr>
        <w:commentReference w:id="381"/>
      </w:r>
      <w:r>
        <w:t>.</w:t>
      </w:r>
    </w:p>
    <w:p w14:paraId="24B88034" w14:textId="2E41A152" w:rsidR="00894368" w:rsidRDefault="00000000">
      <w:pPr>
        <w:spacing w:after="230"/>
        <w:ind w:left="-15" w:right="0" w:firstLine="199"/>
      </w:pPr>
      <w:r>
        <w:t>Although this body of research presents promising tools for low</w:t>
      </w:r>
      <w:ins w:id="382" w:author="שרית פליציה אנאיס שפירו" w:date="2025-11-12T20:19:00Z" w16du:dateUtc="2025-11-12T18:19:00Z">
        <w:r w:rsidR="0032240C">
          <w:t>-</w:t>
        </w:r>
      </w:ins>
      <w:r>
        <w:t xml:space="preserve">light detection, few of these solutions have been implemented in </w:t>
      </w:r>
      <w:commentRangeStart w:id="383"/>
      <w:commentRangeStart w:id="384"/>
      <w:r>
        <w:t xml:space="preserve">edge-based </w:t>
      </w:r>
      <w:commentRangeEnd w:id="383"/>
      <w:r w:rsidR="0032240C">
        <w:rPr>
          <w:rStyle w:val="CommentReference"/>
        </w:rPr>
        <w:commentReference w:id="383"/>
      </w:r>
      <w:commentRangeEnd w:id="384"/>
      <w:r w:rsidR="00662EE4">
        <w:rPr>
          <w:rStyle w:val="CommentReference"/>
        </w:rPr>
        <w:commentReference w:id="384"/>
      </w:r>
      <w:r>
        <w:t xml:space="preserve">real-time AR systems for accessibility. Most rely on external computation or non-wearable setups. To date, we are unaware of any work that </w:t>
      </w:r>
      <w:del w:id="385" w:author="שרית פליציה אנאיס שפירו" w:date="2025-11-12T20:21:00Z" w16du:dateUtc="2025-11-12T18:21:00Z">
        <w:r w:rsidDel="0032240C">
          <w:delText xml:space="preserve">marries </w:delText>
        </w:r>
      </w:del>
      <w:ins w:id="386" w:author="שרית פליציה אנאיס שפירו" w:date="2025-11-12T20:21:00Z" w16du:dateUtc="2025-11-12T18:21:00Z">
        <w:r w:rsidR="0032240C">
          <w:t xml:space="preserve">combines </w:t>
        </w:r>
      </w:ins>
      <w:r>
        <w:t xml:space="preserve">state-of-the-art low-light </w:t>
      </w:r>
      <w:ins w:id="387" w:author="שרית פליציה אנאיס שפירו" w:date="2025-11-12T20:21:00Z" w16du:dateUtc="2025-11-12T18:21:00Z">
        <w:r w:rsidR="0032240C">
          <w:t xml:space="preserve">object?? </w:t>
        </w:r>
      </w:ins>
      <w:r>
        <w:t xml:space="preserve">detectors with an edge-based, head-worn AR platform that can deliver immediate feedback to users with visual impairments. </w:t>
      </w:r>
      <w:ins w:id="388" w:author="שרית פליציה אנאיס שפירו" w:date="2025-11-12T20:23:00Z" w16du:dateUtc="2025-11-12T18:23:00Z">
        <w:r w:rsidR="00662EE4">
          <w:t xml:space="preserve">One exception is </w:t>
        </w:r>
      </w:ins>
      <w:r>
        <w:t xml:space="preserve">Abe et al., </w:t>
      </w:r>
      <w:r>
        <w:rPr>
          <w:color w:val="00007F"/>
        </w:rPr>
        <w:t>2025</w:t>
      </w:r>
      <w:ins w:id="389" w:author="שרית פליציה אנאיס שפירו" w:date="2025-11-12T20:23:00Z" w16du:dateUtc="2025-11-12T18:23:00Z">
        <w:r w:rsidR="00662EE4">
          <w:rPr>
            <w:color w:val="00007F"/>
          </w:rPr>
          <w:t xml:space="preserve">. The </w:t>
        </w:r>
        <w:proofErr w:type="spellStart"/>
        <w:r w:rsidR="00662EE4">
          <w:rPr>
            <w:color w:val="00007F"/>
          </w:rPr>
          <w:t>study</w:t>
        </w:r>
      </w:ins>
      <w:del w:id="390" w:author="שרית פליציה אנאיס שפירו" w:date="2025-11-12T20:23:00Z" w16du:dateUtc="2025-11-12T18:23:00Z">
        <w:r w:rsidDel="00662EE4">
          <w:rPr>
            <w:color w:val="00007F"/>
          </w:rPr>
          <w:delText xml:space="preserve"> </w:delText>
        </w:r>
      </w:del>
      <w:r>
        <w:t>shows</w:t>
      </w:r>
      <w:proofErr w:type="spellEnd"/>
      <w:r>
        <w:t xml:space="preserve"> a step toward night-time AR navigation</w:t>
      </w:r>
      <w:ins w:id="391" w:author="שרית פליציה אנאיס שפירו" w:date="2025-11-12T20:23:00Z" w16du:dateUtc="2025-11-12T18:23:00Z">
        <w:r w:rsidR="00662EE4">
          <w:t xml:space="preserve">; </w:t>
        </w:r>
        <w:proofErr w:type="spellStart"/>
        <w:r w:rsidR="00662EE4">
          <w:t>however,</w:t>
        </w:r>
      </w:ins>
      <w:del w:id="392" w:author="שרית פליציה אנאיס שפירו" w:date="2025-11-12T20:23:00Z" w16du:dateUtc="2025-11-12T18:23:00Z">
        <w:r w:rsidDel="00662EE4">
          <w:delText xml:space="preserve">, but </w:delText>
        </w:r>
      </w:del>
      <w:r>
        <w:t>it</w:t>
      </w:r>
      <w:proofErr w:type="spellEnd"/>
      <w:r>
        <w:t xml:space="preserve"> focuses primarily on </w:t>
      </w:r>
      <w:commentRangeStart w:id="393"/>
      <w:r>
        <w:t xml:space="preserve">reflective signage rendering </w:t>
      </w:r>
      <w:commentRangeEnd w:id="393"/>
      <w:r w:rsidR="00662EE4">
        <w:rPr>
          <w:rStyle w:val="CommentReference"/>
        </w:rPr>
        <w:commentReference w:id="393"/>
      </w:r>
      <w:r>
        <w:t xml:space="preserve">rather than object detection or machine-learning-based scene understanding. Consequently, a clear gap remains for real-time, wearable AR </w:t>
      </w:r>
      <w:r>
        <w:lastRenderedPageBreak/>
        <w:t xml:space="preserve">systems that perform robust low-light object detection, locally on the </w:t>
      </w:r>
      <w:commentRangeStart w:id="394"/>
      <w:r>
        <w:t xml:space="preserve">edge </w:t>
      </w:r>
      <w:commentRangeEnd w:id="394"/>
      <w:r w:rsidR="00127164">
        <w:rPr>
          <w:rStyle w:val="CommentReference"/>
        </w:rPr>
        <w:commentReference w:id="394"/>
      </w:r>
      <w:r>
        <w:t>device.</w:t>
      </w:r>
    </w:p>
    <w:p w14:paraId="551B1717" w14:textId="77777777" w:rsidR="00894368" w:rsidRDefault="00000000">
      <w:pPr>
        <w:pStyle w:val="Heading1"/>
        <w:ind w:left="277" w:hanging="288"/>
      </w:pPr>
      <w:r>
        <w:rPr>
          <w:sz w:val="18"/>
        </w:rPr>
        <w:t>M</w:t>
      </w:r>
      <w:r>
        <w:t>ETHODS</w:t>
      </w:r>
    </w:p>
    <w:p w14:paraId="0B51C325" w14:textId="77777777" w:rsidR="00894368" w:rsidRDefault="00000000">
      <w:pPr>
        <w:spacing w:after="196"/>
        <w:ind w:left="-5" w:right="0"/>
      </w:pPr>
      <w:commentRangeStart w:id="395"/>
      <w:r>
        <w:t xml:space="preserve">This </w:t>
      </w:r>
      <w:commentRangeEnd w:id="395"/>
      <w:r w:rsidR="00C30C6F">
        <w:rPr>
          <w:rStyle w:val="CommentReference"/>
        </w:rPr>
        <w:commentReference w:id="395"/>
      </w:r>
      <w:r>
        <w:t>study employed a controlled experimental design to evaluate the effectiveness of augmented reality overlays in improving mobility and object detection for individuals with night blindness under dim lighting conditions. Using the Microsoft HoloLens 2 platform, we used two AR applications that render bright wireframe overlays onto real-world objects: a manual anchoring system for precise experimental control and an automatic detection system for real-world applicability.</w:t>
      </w:r>
    </w:p>
    <w:p w14:paraId="5AB82A99" w14:textId="77777777" w:rsidR="00894368" w:rsidRDefault="00000000">
      <w:pPr>
        <w:pStyle w:val="Heading2"/>
        <w:ind w:left="414" w:hanging="429"/>
      </w:pPr>
      <w:r>
        <w:t>Participants</w:t>
      </w:r>
    </w:p>
    <w:p w14:paraId="66470659" w14:textId="0900CF26" w:rsidR="00894368" w:rsidRDefault="00000000">
      <w:pPr>
        <w:spacing w:after="49"/>
        <w:ind w:left="-5" w:right="0"/>
      </w:pPr>
      <w:r>
        <w:t>Participants were recruited through public announcements in relevant community groups and via snowball sampling</w:t>
      </w:r>
      <w:del w:id="396" w:author="שרית פליציה אנאיס שפירו" w:date="2025-11-09T12:13:00Z" w16du:dateUtc="2025-11-09T10:13:00Z">
        <w:r w:rsidDel="0048501F">
          <w:delText>, as existing participants shared our invitation through personal networks</w:delText>
        </w:r>
      </w:del>
      <w:r>
        <w:t xml:space="preserve">. </w:t>
      </w:r>
      <w:moveToRangeStart w:id="397" w:author="שרית פליציה אנאיס שפירו" w:date="2025-11-12T20:29:00Z" w:name="move213871766"/>
      <w:moveTo w:id="398" w:author="שרית פליציה אנאיס שפירו" w:date="2025-11-12T20:29:00Z" w16du:dateUtc="2025-11-12T18:29:00Z">
        <w:r w:rsidR="009166CE">
          <w:t xml:space="preserve">All participants had formal visual impairment certification qualifying them as legally blind. </w:t>
        </w:r>
      </w:moveTo>
      <w:moveToRangeEnd w:id="397"/>
      <w:del w:id="399" w:author="שרית פליציה אנאיס שפירו" w:date="2025-11-12T20:29:00Z" w16du:dateUtc="2025-11-12T18:29:00Z">
        <w:r w:rsidDel="009166CE">
          <w:delText xml:space="preserve">All </w:delText>
        </w:r>
      </w:del>
      <w:ins w:id="400" w:author="שרית פליציה אנאיס שפירו" w:date="2025-11-12T20:29:00Z" w16du:dateUtc="2025-11-12T18:29:00Z">
        <w:r w:rsidR="009166CE">
          <w:t>P</w:t>
        </w:r>
      </w:ins>
      <w:del w:id="401" w:author="שרית פליציה אנאיס שפירו" w:date="2025-11-12T20:29:00Z" w16du:dateUtc="2025-11-12T18:29:00Z">
        <w:r w:rsidDel="009166CE">
          <w:delText>p</w:delText>
        </w:r>
      </w:del>
      <w:r>
        <w:t xml:space="preserve">articipants had medically certified night </w:t>
      </w:r>
      <w:proofErr w:type="spellStart"/>
      <w:r>
        <w:t>blindness</w:t>
      </w:r>
      <w:del w:id="402" w:author="שרית פליציה אנאיס שפירו" w:date="2025-11-12T20:29:00Z" w16du:dateUtc="2025-11-12T18:29:00Z">
        <w:r w:rsidDel="009166CE">
          <w:delText xml:space="preserve"> and were legally blind, but </w:delText>
        </w:r>
      </w:del>
      <w:ins w:id="403" w:author="שרית פליציה אנאיס שפירו" w:date="2025-11-12T20:29:00Z" w16du:dateUtc="2025-11-12T18:29:00Z">
        <w:r w:rsidR="009166CE">
          <w:t>and</w:t>
        </w:r>
        <w:proofErr w:type="spellEnd"/>
        <w:r w:rsidR="009166CE">
          <w:t xml:space="preserve"> </w:t>
        </w:r>
      </w:ins>
      <w:r>
        <w:t xml:space="preserve">none were completely blind. Most retained some usable central or peripheral vision under normal lighting conditions. Their eligibility was confirmed in a phone interview prior to the session and verified again on site. </w:t>
      </w:r>
      <w:del w:id="404" w:author="שרית פליציה אנאיס שפירו" w:date="2025-11-12T20:28:00Z" w16du:dateUtc="2025-11-12T18:28:00Z">
        <w:r w:rsidDel="009166CE">
          <w:delText xml:space="preserve">Although we did not collect clinical measures of visual acuity or field loss, </w:delText>
        </w:r>
      </w:del>
      <w:ins w:id="405" w:author="שרית פליציה אנאיס שפירו" w:date="2025-11-12T20:28:00Z" w16du:dateUtc="2025-11-12T18:28:00Z">
        <w:r w:rsidR="009166CE">
          <w:t>A</w:t>
        </w:r>
      </w:ins>
      <w:del w:id="406" w:author="שרית פליציה אנאיס שפירו" w:date="2025-11-12T20:28:00Z" w16du:dateUtc="2025-11-12T18:28:00Z">
        <w:r w:rsidDel="009166CE">
          <w:delText>a</w:delText>
        </w:r>
      </w:del>
      <w:r>
        <w:t xml:space="preserve">ll participants reported being able to navigate in daylight conditions with relative independence, consistent with residual functional vision typical of Retinitis Pigmentosa or geographic atrophy. This was further supported by their high self-reported confidence in daylight navigation in </w:t>
      </w:r>
      <w:del w:id="407" w:author="שרית פליציה אנאיס שפירו" w:date="2025-11-12T20:28:00Z" w16du:dateUtc="2025-11-12T18:28:00Z">
        <w:r w:rsidDel="009166CE">
          <w:delText xml:space="preserve">the </w:delText>
        </w:r>
      </w:del>
      <w:ins w:id="408" w:author="שרית פליציה אנאיס שפירו" w:date="2025-11-12T20:28:00Z" w16du:dateUtc="2025-11-12T18:28:00Z">
        <w:r w:rsidR="009166CE">
          <w:t>a</w:t>
        </w:r>
        <w:r w:rsidR="009166CE">
          <w:t xml:space="preserve"> </w:t>
        </w:r>
      </w:ins>
      <w:del w:id="409" w:author="שרית פליציה אנאיס שפירו" w:date="2025-11-12T20:28:00Z" w16du:dateUtc="2025-11-12T18:28:00Z">
        <w:r w:rsidDel="009166CE">
          <w:delText xml:space="preserve">preexperiment </w:delText>
        </w:r>
      </w:del>
      <w:r>
        <w:t xml:space="preserve">questionnaire (see Section </w:t>
      </w:r>
      <w:r>
        <w:rPr>
          <w:color w:val="00007F"/>
        </w:rPr>
        <w:t>4.1</w:t>
      </w:r>
      <w:r>
        <w:t>).</w:t>
      </w:r>
    </w:p>
    <w:tbl>
      <w:tblPr>
        <w:tblStyle w:val="TableGrid"/>
        <w:tblW w:w="4801" w:type="dxa"/>
        <w:tblInd w:w="0" w:type="dxa"/>
        <w:tblCellMar>
          <w:top w:w="23" w:type="dxa"/>
          <w:right w:w="115" w:type="dxa"/>
        </w:tblCellMar>
        <w:tblLook w:val="04A0" w:firstRow="1" w:lastRow="0" w:firstColumn="1" w:lastColumn="0" w:noHBand="0" w:noVBand="1"/>
      </w:tblPr>
      <w:tblGrid>
        <w:gridCol w:w="341"/>
        <w:gridCol w:w="438"/>
        <w:gridCol w:w="394"/>
        <w:gridCol w:w="1982"/>
        <w:gridCol w:w="1646"/>
      </w:tblGrid>
      <w:tr w:rsidR="00894368" w14:paraId="21B7F266" w14:textId="77777777">
        <w:trPr>
          <w:trHeight w:val="292"/>
        </w:trPr>
        <w:tc>
          <w:tcPr>
            <w:tcW w:w="3155" w:type="dxa"/>
            <w:gridSpan w:val="4"/>
            <w:tcBorders>
              <w:top w:val="single" w:sz="6" w:space="0" w:color="000000"/>
              <w:left w:val="nil"/>
              <w:bottom w:val="single" w:sz="4" w:space="0" w:color="000000"/>
              <w:right w:val="nil"/>
            </w:tcBorders>
          </w:tcPr>
          <w:p w14:paraId="4DCB6B35" w14:textId="77777777" w:rsidR="00894368" w:rsidRDefault="00000000">
            <w:pPr>
              <w:spacing w:after="0" w:line="259" w:lineRule="auto"/>
              <w:ind w:left="35" w:right="0" w:firstLine="0"/>
              <w:jc w:val="left"/>
            </w:pPr>
            <w:r>
              <w:rPr>
                <w:sz w:val="16"/>
              </w:rPr>
              <w:t>ID Age Gender (VI) Occupation</w:t>
            </w:r>
          </w:p>
        </w:tc>
        <w:tc>
          <w:tcPr>
            <w:tcW w:w="1646" w:type="dxa"/>
            <w:tcBorders>
              <w:top w:val="single" w:sz="6" w:space="0" w:color="000000"/>
              <w:left w:val="nil"/>
              <w:bottom w:val="single" w:sz="4" w:space="0" w:color="000000"/>
              <w:right w:val="nil"/>
            </w:tcBorders>
          </w:tcPr>
          <w:p w14:paraId="0FDCB928" w14:textId="77777777" w:rsidR="00894368" w:rsidRDefault="00000000">
            <w:pPr>
              <w:spacing w:after="0" w:line="259" w:lineRule="auto"/>
              <w:ind w:left="0" w:right="0" w:firstLine="0"/>
              <w:jc w:val="left"/>
            </w:pPr>
            <w:r>
              <w:rPr>
                <w:sz w:val="16"/>
              </w:rPr>
              <w:t>(VI) Duration</w:t>
            </w:r>
          </w:p>
        </w:tc>
      </w:tr>
      <w:tr w:rsidR="00894368" w14:paraId="12D64EEC" w14:textId="77777777">
        <w:trPr>
          <w:trHeight w:val="251"/>
        </w:trPr>
        <w:tc>
          <w:tcPr>
            <w:tcW w:w="341" w:type="dxa"/>
            <w:tcBorders>
              <w:top w:val="single" w:sz="4" w:space="0" w:color="000000"/>
              <w:left w:val="nil"/>
              <w:bottom w:val="nil"/>
              <w:right w:val="nil"/>
            </w:tcBorders>
          </w:tcPr>
          <w:p w14:paraId="28DAF5BE" w14:textId="77777777" w:rsidR="00894368" w:rsidRDefault="00000000">
            <w:pPr>
              <w:spacing w:after="0" w:line="259" w:lineRule="auto"/>
              <w:ind w:left="40" w:right="0" w:firstLine="0"/>
              <w:jc w:val="left"/>
            </w:pPr>
            <w:r>
              <w:rPr>
                <w:sz w:val="16"/>
              </w:rPr>
              <w:t>P1</w:t>
            </w:r>
          </w:p>
        </w:tc>
        <w:tc>
          <w:tcPr>
            <w:tcW w:w="438" w:type="dxa"/>
            <w:tcBorders>
              <w:top w:val="single" w:sz="4" w:space="0" w:color="000000"/>
              <w:left w:val="nil"/>
              <w:bottom w:val="nil"/>
              <w:right w:val="nil"/>
            </w:tcBorders>
          </w:tcPr>
          <w:p w14:paraId="731246D2" w14:textId="77777777" w:rsidR="00894368" w:rsidRDefault="00000000">
            <w:pPr>
              <w:spacing w:after="0" w:line="259" w:lineRule="auto"/>
              <w:ind w:left="0" w:right="0" w:firstLine="0"/>
              <w:jc w:val="left"/>
            </w:pPr>
            <w:r>
              <w:rPr>
                <w:sz w:val="16"/>
              </w:rPr>
              <w:t>40</w:t>
            </w:r>
          </w:p>
        </w:tc>
        <w:tc>
          <w:tcPr>
            <w:tcW w:w="394" w:type="dxa"/>
            <w:tcBorders>
              <w:top w:val="single" w:sz="4" w:space="0" w:color="000000"/>
              <w:left w:val="nil"/>
              <w:bottom w:val="nil"/>
              <w:right w:val="nil"/>
            </w:tcBorders>
          </w:tcPr>
          <w:p w14:paraId="1F33ED76" w14:textId="77777777" w:rsidR="00894368" w:rsidRDefault="00000000">
            <w:pPr>
              <w:spacing w:after="0" w:line="259" w:lineRule="auto"/>
              <w:ind w:left="0" w:right="0" w:firstLine="0"/>
              <w:jc w:val="left"/>
            </w:pPr>
            <w:r>
              <w:rPr>
                <w:sz w:val="16"/>
              </w:rPr>
              <w:t>M</w:t>
            </w:r>
          </w:p>
        </w:tc>
        <w:tc>
          <w:tcPr>
            <w:tcW w:w="1982" w:type="dxa"/>
            <w:tcBorders>
              <w:top w:val="single" w:sz="4" w:space="0" w:color="000000"/>
              <w:left w:val="nil"/>
              <w:bottom w:val="nil"/>
              <w:right w:val="nil"/>
            </w:tcBorders>
          </w:tcPr>
          <w:p w14:paraId="2629956B" w14:textId="77777777" w:rsidR="00894368" w:rsidRDefault="00000000">
            <w:pPr>
              <w:spacing w:after="0" w:line="259" w:lineRule="auto"/>
              <w:ind w:left="18" w:right="0" w:firstLine="0"/>
              <w:jc w:val="left"/>
            </w:pPr>
            <w:r>
              <w:rPr>
                <w:sz w:val="16"/>
              </w:rPr>
              <w:t>RP Electrical Engineer</w:t>
            </w:r>
          </w:p>
        </w:tc>
        <w:tc>
          <w:tcPr>
            <w:tcW w:w="1646" w:type="dxa"/>
            <w:tcBorders>
              <w:top w:val="single" w:sz="4" w:space="0" w:color="000000"/>
              <w:left w:val="nil"/>
              <w:bottom w:val="nil"/>
              <w:right w:val="nil"/>
            </w:tcBorders>
          </w:tcPr>
          <w:p w14:paraId="245603A3" w14:textId="77777777" w:rsidR="00894368" w:rsidRDefault="00000000">
            <w:pPr>
              <w:spacing w:after="0" w:line="259" w:lineRule="auto"/>
              <w:ind w:left="0" w:right="0" w:firstLine="0"/>
              <w:jc w:val="left"/>
            </w:pPr>
            <w:r>
              <w:rPr>
                <w:sz w:val="16"/>
              </w:rPr>
              <w:t>12 years</w:t>
            </w:r>
          </w:p>
        </w:tc>
      </w:tr>
      <w:tr w:rsidR="00894368" w14:paraId="1613F86A" w14:textId="77777777">
        <w:trPr>
          <w:trHeight w:val="189"/>
        </w:trPr>
        <w:tc>
          <w:tcPr>
            <w:tcW w:w="341" w:type="dxa"/>
            <w:tcBorders>
              <w:top w:val="nil"/>
              <w:left w:val="nil"/>
              <w:bottom w:val="nil"/>
              <w:right w:val="nil"/>
            </w:tcBorders>
          </w:tcPr>
          <w:p w14:paraId="429E6AE2" w14:textId="77777777" w:rsidR="00894368" w:rsidRDefault="00000000">
            <w:pPr>
              <w:spacing w:after="0" w:line="259" w:lineRule="auto"/>
              <w:ind w:left="40" w:right="0" w:firstLine="0"/>
              <w:jc w:val="left"/>
            </w:pPr>
            <w:r>
              <w:rPr>
                <w:sz w:val="16"/>
              </w:rPr>
              <w:t>P2</w:t>
            </w:r>
          </w:p>
        </w:tc>
        <w:tc>
          <w:tcPr>
            <w:tcW w:w="438" w:type="dxa"/>
            <w:tcBorders>
              <w:top w:val="nil"/>
              <w:left w:val="nil"/>
              <w:bottom w:val="nil"/>
              <w:right w:val="nil"/>
            </w:tcBorders>
          </w:tcPr>
          <w:p w14:paraId="52772DF4" w14:textId="77777777" w:rsidR="00894368" w:rsidRDefault="00000000">
            <w:pPr>
              <w:spacing w:after="0" w:line="259" w:lineRule="auto"/>
              <w:ind w:left="0" w:right="0" w:firstLine="0"/>
              <w:jc w:val="left"/>
            </w:pPr>
            <w:r>
              <w:rPr>
                <w:sz w:val="16"/>
              </w:rPr>
              <w:t>44</w:t>
            </w:r>
          </w:p>
        </w:tc>
        <w:tc>
          <w:tcPr>
            <w:tcW w:w="394" w:type="dxa"/>
            <w:tcBorders>
              <w:top w:val="nil"/>
              <w:left w:val="nil"/>
              <w:bottom w:val="nil"/>
              <w:right w:val="nil"/>
            </w:tcBorders>
          </w:tcPr>
          <w:p w14:paraId="412AB8EA" w14:textId="77777777" w:rsidR="00894368" w:rsidRDefault="00000000">
            <w:pPr>
              <w:spacing w:after="0" w:line="259" w:lineRule="auto"/>
              <w:ind w:left="27" w:right="0" w:firstLine="0"/>
              <w:jc w:val="left"/>
            </w:pPr>
            <w:r>
              <w:rPr>
                <w:sz w:val="16"/>
              </w:rPr>
              <w:t>F</w:t>
            </w:r>
          </w:p>
        </w:tc>
        <w:tc>
          <w:tcPr>
            <w:tcW w:w="1982" w:type="dxa"/>
            <w:tcBorders>
              <w:top w:val="nil"/>
              <w:left w:val="nil"/>
              <w:bottom w:val="nil"/>
              <w:right w:val="nil"/>
            </w:tcBorders>
          </w:tcPr>
          <w:p w14:paraId="1F04C998" w14:textId="77777777" w:rsidR="00894368" w:rsidRDefault="00000000">
            <w:pPr>
              <w:spacing w:after="0" w:line="259" w:lineRule="auto"/>
              <w:ind w:left="0" w:right="0" w:firstLine="0"/>
              <w:jc w:val="left"/>
            </w:pPr>
            <w:r>
              <w:rPr>
                <w:sz w:val="16"/>
              </w:rPr>
              <w:t>GA Unemployed</w:t>
            </w:r>
          </w:p>
        </w:tc>
        <w:tc>
          <w:tcPr>
            <w:tcW w:w="1646" w:type="dxa"/>
            <w:tcBorders>
              <w:top w:val="nil"/>
              <w:left w:val="nil"/>
              <w:bottom w:val="nil"/>
              <w:right w:val="nil"/>
            </w:tcBorders>
          </w:tcPr>
          <w:p w14:paraId="15B684DE" w14:textId="77777777" w:rsidR="00894368" w:rsidRDefault="00000000">
            <w:pPr>
              <w:spacing w:after="0" w:line="259" w:lineRule="auto"/>
              <w:ind w:left="0" w:right="0" w:firstLine="0"/>
              <w:jc w:val="left"/>
            </w:pPr>
            <w:r>
              <w:rPr>
                <w:sz w:val="16"/>
              </w:rPr>
              <w:t>5 years</w:t>
            </w:r>
          </w:p>
        </w:tc>
      </w:tr>
      <w:tr w:rsidR="00894368" w14:paraId="098A30B5" w14:textId="77777777">
        <w:trPr>
          <w:trHeight w:val="189"/>
        </w:trPr>
        <w:tc>
          <w:tcPr>
            <w:tcW w:w="341" w:type="dxa"/>
            <w:tcBorders>
              <w:top w:val="nil"/>
              <w:left w:val="nil"/>
              <w:bottom w:val="nil"/>
              <w:right w:val="nil"/>
            </w:tcBorders>
          </w:tcPr>
          <w:p w14:paraId="172DC417" w14:textId="77777777" w:rsidR="00894368" w:rsidRDefault="00000000">
            <w:pPr>
              <w:spacing w:after="0" w:line="259" w:lineRule="auto"/>
              <w:ind w:left="40" w:right="0" w:firstLine="0"/>
              <w:jc w:val="left"/>
            </w:pPr>
            <w:r>
              <w:rPr>
                <w:sz w:val="16"/>
              </w:rPr>
              <w:t>P3</w:t>
            </w:r>
          </w:p>
        </w:tc>
        <w:tc>
          <w:tcPr>
            <w:tcW w:w="438" w:type="dxa"/>
            <w:tcBorders>
              <w:top w:val="nil"/>
              <w:left w:val="nil"/>
              <w:bottom w:val="nil"/>
              <w:right w:val="nil"/>
            </w:tcBorders>
          </w:tcPr>
          <w:p w14:paraId="51C86811" w14:textId="77777777" w:rsidR="00894368" w:rsidRDefault="00000000">
            <w:pPr>
              <w:spacing w:after="0" w:line="259" w:lineRule="auto"/>
              <w:ind w:left="0" w:right="0" w:firstLine="0"/>
              <w:jc w:val="left"/>
            </w:pPr>
            <w:r>
              <w:rPr>
                <w:sz w:val="16"/>
              </w:rPr>
              <w:t>41</w:t>
            </w:r>
          </w:p>
        </w:tc>
        <w:tc>
          <w:tcPr>
            <w:tcW w:w="394" w:type="dxa"/>
            <w:tcBorders>
              <w:top w:val="nil"/>
              <w:left w:val="nil"/>
              <w:bottom w:val="nil"/>
              <w:right w:val="nil"/>
            </w:tcBorders>
          </w:tcPr>
          <w:p w14:paraId="104D397B" w14:textId="77777777" w:rsidR="00894368" w:rsidRDefault="00000000">
            <w:pPr>
              <w:spacing w:after="0" w:line="259" w:lineRule="auto"/>
              <w:ind w:left="27" w:right="0" w:firstLine="0"/>
              <w:jc w:val="left"/>
            </w:pPr>
            <w:r>
              <w:rPr>
                <w:sz w:val="16"/>
              </w:rPr>
              <w:t>F</w:t>
            </w:r>
          </w:p>
        </w:tc>
        <w:tc>
          <w:tcPr>
            <w:tcW w:w="1982" w:type="dxa"/>
            <w:tcBorders>
              <w:top w:val="nil"/>
              <w:left w:val="nil"/>
              <w:bottom w:val="nil"/>
              <w:right w:val="nil"/>
            </w:tcBorders>
          </w:tcPr>
          <w:p w14:paraId="7DA2ED56" w14:textId="77777777" w:rsidR="00894368" w:rsidRDefault="00000000">
            <w:pPr>
              <w:spacing w:after="0" w:line="259" w:lineRule="auto"/>
              <w:ind w:left="18" w:right="0" w:firstLine="0"/>
              <w:jc w:val="left"/>
            </w:pPr>
            <w:r>
              <w:rPr>
                <w:sz w:val="16"/>
              </w:rPr>
              <w:t>RP (SH-W)</w:t>
            </w:r>
          </w:p>
        </w:tc>
        <w:tc>
          <w:tcPr>
            <w:tcW w:w="1646" w:type="dxa"/>
            <w:tcBorders>
              <w:top w:val="nil"/>
              <w:left w:val="nil"/>
              <w:bottom w:val="nil"/>
              <w:right w:val="nil"/>
            </w:tcBorders>
          </w:tcPr>
          <w:p w14:paraId="6E77EB49" w14:textId="77777777" w:rsidR="00894368" w:rsidRDefault="00000000">
            <w:pPr>
              <w:spacing w:after="0" w:line="259" w:lineRule="auto"/>
              <w:ind w:left="0" w:right="0" w:firstLine="0"/>
              <w:jc w:val="left"/>
            </w:pPr>
            <w:r>
              <w:rPr>
                <w:sz w:val="16"/>
              </w:rPr>
              <w:t>5 months</w:t>
            </w:r>
          </w:p>
        </w:tc>
      </w:tr>
      <w:tr w:rsidR="00894368" w14:paraId="0F0FA447" w14:textId="77777777">
        <w:trPr>
          <w:trHeight w:val="189"/>
        </w:trPr>
        <w:tc>
          <w:tcPr>
            <w:tcW w:w="341" w:type="dxa"/>
            <w:tcBorders>
              <w:top w:val="nil"/>
              <w:left w:val="nil"/>
              <w:bottom w:val="nil"/>
              <w:right w:val="nil"/>
            </w:tcBorders>
          </w:tcPr>
          <w:p w14:paraId="157B337F" w14:textId="77777777" w:rsidR="00894368" w:rsidRDefault="00000000">
            <w:pPr>
              <w:spacing w:after="0" w:line="259" w:lineRule="auto"/>
              <w:ind w:left="40" w:right="0" w:firstLine="0"/>
              <w:jc w:val="left"/>
            </w:pPr>
            <w:r>
              <w:rPr>
                <w:sz w:val="16"/>
              </w:rPr>
              <w:t>P4</w:t>
            </w:r>
          </w:p>
        </w:tc>
        <w:tc>
          <w:tcPr>
            <w:tcW w:w="438" w:type="dxa"/>
            <w:tcBorders>
              <w:top w:val="nil"/>
              <w:left w:val="nil"/>
              <w:bottom w:val="nil"/>
              <w:right w:val="nil"/>
            </w:tcBorders>
          </w:tcPr>
          <w:p w14:paraId="32735B44" w14:textId="77777777" w:rsidR="00894368" w:rsidRDefault="00000000">
            <w:pPr>
              <w:spacing w:after="0" w:line="259" w:lineRule="auto"/>
              <w:ind w:left="0" w:right="0" w:firstLine="0"/>
              <w:jc w:val="left"/>
            </w:pPr>
            <w:r>
              <w:rPr>
                <w:sz w:val="16"/>
              </w:rPr>
              <w:t>55</w:t>
            </w:r>
          </w:p>
        </w:tc>
        <w:tc>
          <w:tcPr>
            <w:tcW w:w="394" w:type="dxa"/>
            <w:tcBorders>
              <w:top w:val="nil"/>
              <w:left w:val="nil"/>
              <w:bottom w:val="nil"/>
              <w:right w:val="nil"/>
            </w:tcBorders>
          </w:tcPr>
          <w:p w14:paraId="0E81082A" w14:textId="77777777" w:rsidR="00894368" w:rsidRDefault="00000000">
            <w:pPr>
              <w:spacing w:after="0" w:line="259" w:lineRule="auto"/>
              <w:ind w:left="0" w:right="0" w:firstLine="0"/>
              <w:jc w:val="left"/>
            </w:pPr>
            <w:r>
              <w:rPr>
                <w:sz w:val="16"/>
              </w:rPr>
              <w:t>M</w:t>
            </w:r>
          </w:p>
        </w:tc>
        <w:tc>
          <w:tcPr>
            <w:tcW w:w="1982" w:type="dxa"/>
            <w:tcBorders>
              <w:top w:val="nil"/>
              <w:left w:val="nil"/>
              <w:bottom w:val="nil"/>
              <w:right w:val="nil"/>
            </w:tcBorders>
          </w:tcPr>
          <w:p w14:paraId="0722D92D" w14:textId="77777777" w:rsidR="00894368" w:rsidRDefault="00000000">
            <w:pPr>
              <w:spacing w:after="0" w:line="259" w:lineRule="auto"/>
              <w:ind w:left="18" w:right="0" w:firstLine="0"/>
              <w:jc w:val="left"/>
            </w:pPr>
            <w:r>
              <w:rPr>
                <w:sz w:val="16"/>
              </w:rPr>
              <w:t>RP Unemployed</w:t>
            </w:r>
          </w:p>
        </w:tc>
        <w:tc>
          <w:tcPr>
            <w:tcW w:w="1646" w:type="dxa"/>
            <w:tcBorders>
              <w:top w:val="nil"/>
              <w:left w:val="nil"/>
              <w:bottom w:val="nil"/>
              <w:right w:val="nil"/>
            </w:tcBorders>
          </w:tcPr>
          <w:p w14:paraId="5EF24360" w14:textId="77777777" w:rsidR="00894368" w:rsidRDefault="00000000">
            <w:pPr>
              <w:spacing w:after="0" w:line="259" w:lineRule="auto"/>
              <w:ind w:left="0" w:right="0" w:firstLine="0"/>
              <w:jc w:val="left"/>
            </w:pPr>
            <w:r>
              <w:rPr>
                <w:sz w:val="16"/>
              </w:rPr>
              <w:t>5 years</w:t>
            </w:r>
          </w:p>
        </w:tc>
      </w:tr>
      <w:tr w:rsidR="00894368" w14:paraId="1F5A0741" w14:textId="77777777">
        <w:trPr>
          <w:trHeight w:val="189"/>
        </w:trPr>
        <w:tc>
          <w:tcPr>
            <w:tcW w:w="341" w:type="dxa"/>
            <w:tcBorders>
              <w:top w:val="nil"/>
              <w:left w:val="nil"/>
              <w:bottom w:val="nil"/>
              <w:right w:val="nil"/>
            </w:tcBorders>
          </w:tcPr>
          <w:p w14:paraId="661DE892" w14:textId="77777777" w:rsidR="00894368" w:rsidRDefault="00000000">
            <w:pPr>
              <w:spacing w:after="0" w:line="259" w:lineRule="auto"/>
              <w:ind w:left="40" w:right="0" w:firstLine="0"/>
              <w:jc w:val="left"/>
            </w:pPr>
            <w:r>
              <w:rPr>
                <w:sz w:val="16"/>
              </w:rPr>
              <w:t>P5</w:t>
            </w:r>
          </w:p>
        </w:tc>
        <w:tc>
          <w:tcPr>
            <w:tcW w:w="438" w:type="dxa"/>
            <w:tcBorders>
              <w:top w:val="nil"/>
              <w:left w:val="nil"/>
              <w:bottom w:val="nil"/>
              <w:right w:val="nil"/>
            </w:tcBorders>
          </w:tcPr>
          <w:p w14:paraId="24700C65" w14:textId="77777777" w:rsidR="00894368" w:rsidRDefault="00000000">
            <w:pPr>
              <w:spacing w:after="0" w:line="259" w:lineRule="auto"/>
              <w:ind w:left="0" w:right="0" w:firstLine="0"/>
              <w:jc w:val="left"/>
            </w:pPr>
            <w:r>
              <w:rPr>
                <w:sz w:val="16"/>
              </w:rPr>
              <w:t>47</w:t>
            </w:r>
          </w:p>
        </w:tc>
        <w:tc>
          <w:tcPr>
            <w:tcW w:w="394" w:type="dxa"/>
            <w:tcBorders>
              <w:top w:val="nil"/>
              <w:left w:val="nil"/>
              <w:bottom w:val="nil"/>
              <w:right w:val="nil"/>
            </w:tcBorders>
          </w:tcPr>
          <w:p w14:paraId="799852FC" w14:textId="77777777" w:rsidR="00894368" w:rsidRDefault="00000000">
            <w:pPr>
              <w:spacing w:after="0" w:line="259" w:lineRule="auto"/>
              <w:ind w:left="27" w:right="0" w:firstLine="0"/>
              <w:jc w:val="left"/>
            </w:pPr>
            <w:r>
              <w:rPr>
                <w:sz w:val="16"/>
              </w:rPr>
              <w:t>F</w:t>
            </w:r>
          </w:p>
        </w:tc>
        <w:tc>
          <w:tcPr>
            <w:tcW w:w="1982" w:type="dxa"/>
            <w:tcBorders>
              <w:top w:val="nil"/>
              <w:left w:val="nil"/>
              <w:bottom w:val="nil"/>
              <w:right w:val="nil"/>
            </w:tcBorders>
          </w:tcPr>
          <w:p w14:paraId="63B474A5" w14:textId="77777777" w:rsidR="00894368" w:rsidRDefault="00000000">
            <w:pPr>
              <w:spacing w:after="0" w:line="259" w:lineRule="auto"/>
              <w:ind w:left="18" w:right="0" w:firstLine="0"/>
              <w:jc w:val="left"/>
            </w:pPr>
            <w:r>
              <w:rPr>
                <w:sz w:val="16"/>
              </w:rPr>
              <w:t>RP (SH-W)</w:t>
            </w:r>
          </w:p>
        </w:tc>
        <w:tc>
          <w:tcPr>
            <w:tcW w:w="1646" w:type="dxa"/>
            <w:tcBorders>
              <w:top w:val="nil"/>
              <w:left w:val="nil"/>
              <w:bottom w:val="nil"/>
              <w:right w:val="nil"/>
            </w:tcBorders>
          </w:tcPr>
          <w:p w14:paraId="1CEBDBC0" w14:textId="77777777" w:rsidR="00894368" w:rsidRDefault="00000000">
            <w:pPr>
              <w:spacing w:after="0" w:line="259" w:lineRule="auto"/>
              <w:ind w:left="0" w:right="0" w:firstLine="0"/>
              <w:jc w:val="left"/>
            </w:pPr>
            <w:r>
              <w:rPr>
                <w:sz w:val="16"/>
              </w:rPr>
              <w:t>6 years</w:t>
            </w:r>
          </w:p>
        </w:tc>
      </w:tr>
      <w:tr w:rsidR="00894368" w14:paraId="206133E7" w14:textId="77777777">
        <w:trPr>
          <w:trHeight w:val="189"/>
        </w:trPr>
        <w:tc>
          <w:tcPr>
            <w:tcW w:w="341" w:type="dxa"/>
            <w:tcBorders>
              <w:top w:val="nil"/>
              <w:left w:val="nil"/>
              <w:bottom w:val="nil"/>
              <w:right w:val="nil"/>
            </w:tcBorders>
          </w:tcPr>
          <w:p w14:paraId="5BD50C6C" w14:textId="77777777" w:rsidR="00894368" w:rsidRDefault="00000000">
            <w:pPr>
              <w:spacing w:after="0" w:line="259" w:lineRule="auto"/>
              <w:ind w:left="40" w:right="0" w:firstLine="0"/>
              <w:jc w:val="left"/>
            </w:pPr>
            <w:r>
              <w:rPr>
                <w:sz w:val="16"/>
              </w:rPr>
              <w:t>P6</w:t>
            </w:r>
          </w:p>
        </w:tc>
        <w:tc>
          <w:tcPr>
            <w:tcW w:w="438" w:type="dxa"/>
            <w:tcBorders>
              <w:top w:val="nil"/>
              <w:left w:val="nil"/>
              <w:bottom w:val="nil"/>
              <w:right w:val="nil"/>
            </w:tcBorders>
          </w:tcPr>
          <w:p w14:paraId="174A73D6" w14:textId="77777777" w:rsidR="00894368" w:rsidRDefault="00000000">
            <w:pPr>
              <w:spacing w:after="0" w:line="259" w:lineRule="auto"/>
              <w:ind w:left="0" w:right="0" w:firstLine="0"/>
              <w:jc w:val="left"/>
            </w:pPr>
            <w:r>
              <w:rPr>
                <w:sz w:val="16"/>
              </w:rPr>
              <w:t>52</w:t>
            </w:r>
          </w:p>
        </w:tc>
        <w:tc>
          <w:tcPr>
            <w:tcW w:w="394" w:type="dxa"/>
            <w:tcBorders>
              <w:top w:val="nil"/>
              <w:left w:val="nil"/>
              <w:bottom w:val="nil"/>
              <w:right w:val="nil"/>
            </w:tcBorders>
          </w:tcPr>
          <w:p w14:paraId="1E4AA219" w14:textId="77777777" w:rsidR="00894368" w:rsidRDefault="00000000">
            <w:pPr>
              <w:spacing w:after="0" w:line="259" w:lineRule="auto"/>
              <w:ind w:left="0" w:right="0" w:firstLine="0"/>
              <w:jc w:val="left"/>
            </w:pPr>
            <w:r>
              <w:rPr>
                <w:sz w:val="16"/>
              </w:rPr>
              <w:t>M</w:t>
            </w:r>
          </w:p>
        </w:tc>
        <w:tc>
          <w:tcPr>
            <w:tcW w:w="1982" w:type="dxa"/>
            <w:tcBorders>
              <w:top w:val="nil"/>
              <w:left w:val="nil"/>
              <w:bottom w:val="nil"/>
              <w:right w:val="nil"/>
            </w:tcBorders>
          </w:tcPr>
          <w:p w14:paraId="30396C41" w14:textId="77777777" w:rsidR="00894368" w:rsidRDefault="00000000">
            <w:pPr>
              <w:spacing w:after="0" w:line="259" w:lineRule="auto"/>
              <w:ind w:left="18" w:right="0" w:firstLine="0"/>
              <w:jc w:val="left"/>
            </w:pPr>
            <w:r>
              <w:rPr>
                <w:sz w:val="16"/>
              </w:rPr>
              <w:t>RP Hospital</w:t>
            </w:r>
          </w:p>
        </w:tc>
        <w:tc>
          <w:tcPr>
            <w:tcW w:w="1646" w:type="dxa"/>
            <w:tcBorders>
              <w:top w:val="nil"/>
              <w:left w:val="nil"/>
              <w:bottom w:val="nil"/>
              <w:right w:val="nil"/>
            </w:tcBorders>
          </w:tcPr>
          <w:p w14:paraId="25FAC4EB" w14:textId="77777777" w:rsidR="00894368" w:rsidRDefault="00000000">
            <w:pPr>
              <w:spacing w:after="0" w:line="259" w:lineRule="auto"/>
              <w:ind w:left="0" w:right="0" w:firstLine="0"/>
              <w:jc w:val="left"/>
            </w:pPr>
            <w:r>
              <w:rPr>
                <w:sz w:val="16"/>
              </w:rPr>
              <w:t>Since birth</w:t>
            </w:r>
          </w:p>
        </w:tc>
      </w:tr>
      <w:tr w:rsidR="00894368" w14:paraId="4AE346D7" w14:textId="77777777">
        <w:trPr>
          <w:trHeight w:val="189"/>
        </w:trPr>
        <w:tc>
          <w:tcPr>
            <w:tcW w:w="341" w:type="dxa"/>
            <w:tcBorders>
              <w:top w:val="nil"/>
              <w:left w:val="nil"/>
              <w:bottom w:val="nil"/>
              <w:right w:val="nil"/>
            </w:tcBorders>
          </w:tcPr>
          <w:p w14:paraId="4C10F82A" w14:textId="77777777" w:rsidR="00894368" w:rsidRDefault="00000000">
            <w:pPr>
              <w:spacing w:after="0" w:line="259" w:lineRule="auto"/>
              <w:ind w:left="40" w:right="0" w:firstLine="0"/>
              <w:jc w:val="left"/>
            </w:pPr>
            <w:r>
              <w:rPr>
                <w:sz w:val="16"/>
              </w:rPr>
              <w:t>P7</w:t>
            </w:r>
          </w:p>
        </w:tc>
        <w:tc>
          <w:tcPr>
            <w:tcW w:w="438" w:type="dxa"/>
            <w:tcBorders>
              <w:top w:val="nil"/>
              <w:left w:val="nil"/>
              <w:bottom w:val="nil"/>
              <w:right w:val="nil"/>
            </w:tcBorders>
          </w:tcPr>
          <w:p w14:paraId="420D3587" w14:textId="77777777" w:rsidR="00894368" w:rsidRDefault="00000000">
            <w:pPr>
              <w:spacing w:after="0" w:line="259" w:lineRule="auto"/>
              <w:ind w:left="0" w:right="0" w:firstLine="0"/>
              <w:jc w:val="left"/>
            </w:pPr>
            <w:r>
              <w:rPr>
                <w:sz w:val="16"/>
              </w:rPr>
              <w:t>56</w:t>
            </w:r>
          </w:p>
        </w:tc>
        <w:tc>
          <w:tcPr>
            <w:tcW w:w="394" w:type="dxa"/>
            <w:tcBorders>
              <w:top w:val="nil"/>
              <w:left w:val="nil"/>
              <w:bottom w:val="nil"/>
              <w:right w:val="nil"/>
            </w:tcBorders>
          </w:tcPr>
          <w:p w14:paraId="0FCB66D2" w14:textId="77777777" w:rsidR="00894368" w:rsidRDefault="00000000">
            <w:pPr>
              <w:spacing w:after="0" w:line="259" w:lineRule="auto"/>
              <w:ind w:left="0" w:right="0" w:firstLine="0"/>
              <w:jc w:val="left"/>
            </w:pPr>
            <w:r>
              <w:rPr>
                <w:sz w:val="16"/>
              </w:rPr>
              <w:t>M</w:t>
            </w:r>
          </w:p>
        </w:tc>
        <w:tc>
          <w:tcPr>
            <w:tcW w:w="1982" w:type="dxa"/>
            <w:tcBorders>
              <w:top w:val="nil"/>
              <w:left w:val="nil"/>
              <w:bottom w:val="nil"/>
              <w:right w:val="nil"/>
            </w:tcBorders>
          </w:tcPr>
          <w:p w14:paraId="0934338D" w14:textId="77777777" w:rsidR="00894368" w:rsidRDefault="00000000">
            <w:pPr>
              <w:spacing w:after="0" w:line="259" w:lineRule="auto"/>
              <w:ind w:left="18" w:right="0" w:firstLine="0"/>
              <w:jc w:val="left"/>
            </w:pPr>
            <w:r>
              <w:rPr>
                <w:sz w:val="16"/>
              </w:rPr>
              <w:t>RP Unemployed</w:t>
            </w:r>
          </w:p>
        </w:tc>
        <w:tc>
          <w:tcPr>
            <w:tcW w:w="1646" w:type="dxa"/>
            <w:tcBorders>
              <w:top w:val="nil"/>
              <w:left w:val="nil"/>
              <w:bottom w:val="nil"/>
              <w:right w:val="nil"/>
            </w:tcBorders>
          </w:tcPr>
          <w:p w14:paraId="32AA509C" w14:textId="77777777" w:rsidR="00894368" w:rsidRDefault="00000000">
            <w:pPr>
              <w:spacing w:after="0" w:line="259" w:lineRule="auto"/>
              <w:ind w:left="0" w:right="0" w:firstLine="0"/>
              <w:jc w:val="left"/>
            </w:pPr>
            <w:r>
              <w:rPr>
                <w:sz w:val="16"/>
              </w:rPr>
              <w:t>Since birth</w:t>
            </w:r>
          </w:p>
        </w:tc>
      </w:tr>
      <w:tr w:rsidR="00894368" w14:paraId="21EC615D" w14:textId="77777777">
        <w:trPr>
          <w:trHeight w:val="189"/>
        </w:trPr>
        <w:tc>
          <w:tcPr>
            <w:tcW w:w="341" w:type="dxa"/>
            <w:tcBorders>
              <w:top w:val="nil"/>
              <w:left w:val="nil"/>
              <w:bottom w:val="nil"/>
              <w:right w:val="nil"/>
            </w:tcBorders>
          </w:tcPr>
          <w:p w14:paraId="0C217B9A" w14:textId="77777777" w:rsidR="00894368" w:rsidRDefault="00000000">
            <w:pPr>
              <w:spacing w:after="0" w:line="259" w:lineRule="auto"/>
              <w:ind w:left="40" w:right="0" w:firstLine="0"/>
              <w:jc w:val="left"/>
            </w:pPr>
            <w:r>
              <w:rPr>
                <w:sz w:val="16"/>
              </w:rPr>
              <w:t>P8</w:t>
            </w:r>
          </w:p>
        </w:tc>
        <w:tc>
          <w:tcPr>
            <w:tcW w:w="438" w:type="dxa"/>
            <w:tcBorders>
              <w:top w:val="nil"/>
              <w:left w:val="nil"/>
              <w:bottom w:val="nil"/>
              <w:right w:val="nil"/>
            </w:tcBorders>
          </w:tcPr>
          <w:p w14:paraId="7B8F8015" w14:textId="77777777" w:rsidR="00894368" w:rsidRDefault="00000000">
            <w:pPr>
              <w:spacing w:after="0" w:line="259" w:lineRule="auto"/>
              <w:ind w:left="0" w:right="0" w:firstLine="0"/>
              <w:jc w:val="left"/>
            </w:pPr>
            <w:r>
              <w:rPr>
                <w:sz w:val="16"/>
              </w:rPr>
              <w:t>25</w:t>
            </w:r>
          </w:p>
        </w:tc>
        <w:tc>
          <w:tcPr>
            <w:tcW w:w="394" w:type="dxa"/>
            <w:tcBorders>
              <w:top w:val="nil"/>
              <w:left w:val="nil"/>
              <w:bottom w:val="nil"/>
              <w:right w:val="nil"/>
            </w:tcBorders>
          </w:tcPr>
          <w:p w14:paraId="4B31AE39" w14:textId="77777777" w:rsidR="00894368" w:rsidRDefault="00000000">
            <w:pPr>
              <w:spacing w:after="0" w:line="259" w:lineRule="auto"/>
              <w:ind w:left="27" w:right="0" w:firstLine="0"/>
              <w:jc w:val="left"/>
            </w:pPr>
            <w:r>
              <w:rPr>
                <w:sz w:val="16"/>
              </w:rPr>
              <w:t>F</w:t>
            </w:r>
          </w:p>
        </w:tc>
        <w:tc>
          <w:tcPr>
            <w:tcW w:w="1982" w:type="dxa"/>
            <w:tcBorders>
              <w:top w:val="nil"/>
              <w:left w:val="nil"/>
              <w:bottom w:val="nil"/>
              <w:right w:val="nil"/>
            </w:tcBorders>
          </w:tcPr>
          <w:p w14:paraId="4BF59FA4" w14:textId="77777777" w:rsidR="00894368" w:rsidRDefault="00000000">
            <w:pPr>
              <w:spacing w:after="0" w:line="259" w:lineRule="auto"/>
              <w:ind w:left="18" w:right="0" w:firstLine="0"/>
              <w:jc w:val="left"/>
            </w:pPr>
            <w:r>
              <w:rPr>
                <w:sz w:val="16"/>
              </w:rPr>
              <w:t>RP Student</w:t>
            </w:r>
          </w:p>
        </w:tc>
        <w:tc>
          <w:tcPr>
            <w:tcW w:w="1646" w:type="dxa"/>
            <w:tcBorders>
              <w:top w:val="nil"/>
              <w:left w:val="nil"/>
              <w:bottom w:val="nil"/>
              <w:right w:val="nil"/>
            </w:tcBorders>
          </w:tcPr>
          <w:p w14:paraId="28FA35BD" w14:textId="77777777" w:rsidR="00894368" w:rsidRDefault="00000000">
            <w:pPr>
              <w:spacing w:after="0" w:line="259" w:lineRule="auto"/>
              <w:ind w:left="0" w:right="0" w:firstLine="0"/>
              <w:jc w:val="left"/>
            </w:pPr>
            <w:r>
              <w:rPr>
                <w:sz w:val="16"/>
              </w:rPr>
              <w:t>Since birth</w:t>
            </w:r>
          </w:p>
        </w:tc>
      </w:tr>
      <w:tr w:rsidR="00894368" w14:paraId="154020BA" w14:textId="77777777">
        <w:trPr>
          <w:trHeight w:val="189"/>
        </w:trPr>
        <w:tc>
          <w:tcPr>
            <w:tcW w:w="341" w:type="dxa"/>
            <w:tcBorders>
              <w:top w:val="nil"/>
              <w:left w:val="nil"/>
              <w:bottom w:val="nil"/>
              <w:right w:val="nil"/>
            </w:tcBorders>
          </w:tcPr>
          <w:p w14:paraId="045FEE20" w14:textId="77777777" w:rsidR="00894368" w:rsidRDefault="00000000">
            <w:pPr>
              <w:spacing w:after="0" w:line="259" w:lineRule="auto"/>
              <w:ind w:left="40" w:right="0" w:firstLine="0"/>
              <w:jc w:val="left"/>
            </w:pPr>
            <w:r>
              <w:rPr>
                <w:sz w:val="16"/>
              </w:rPr>
              <w:t>P9</w:t>
            </w:r>
          </w:p>
        </w:tc>
        <w:tc>
          <w:tcPr>
            <w:tcW w:w="438" w:type="dxa"/>
            <w:tcBorders>
              <w:top w:val="nil"/>
              <w:left w:val="nil"/>
              <w:bottom w:val="nil"/>
              <w:right w:val="nil"/>
            </w:tcBorders>
          </w:tcPr>
          <w:p w14:paraId="6F3F0415" w14:textId="77777777" w:rsidR="00894368" w:rsidRDefault="00000000">
            <w:pPr>
              <w:spacing w:after="0" w:line="259" w:lineRule="auto"/>
              <w:ind w:left="0" w:right="0" w:firstLine="0"/>
              <w:jc w:val="left"/>
            </w:pPr>
            <w:r>
              <w:rPr>
                <w:sz w:val="16"/>
              </w:rPr>
              <w:t>22</w:t>
            </w:r>
          </w:p>
        </w:tc>
        <w:tc>
          <w:tcPr>
            <w:tcW w:w="394" w:type="dxa"/>
            <w:tcBorders>
              <w:top w:val="nil"/>
              <w:left w:val="nil"/>
              <w:bottom w:val="nil"/>
              <w:right w:val="nil"/>
            </w:tcBorders>
          </w:tcPr>
          <w:p w14:paraId="5F8C9E40" w14:textId="77777777" w:rsidR="00894368" w:rsidRDefault="00000000">
            <w:pPr>
              <w:spacing w:after="0" w:line="259" w:lineRule="auto"/>
              <w:ind w:left="27" w:right="0" w:firstLine="0"/>
              <w:jc w:val="left"/>
            </w:pPr>
            <w:r>
              <w:rPr>
                <w:sz w:val="16"/>
              </w:rPr>
              <w:t>F</w:t>
            </w:r>
          </w:p>
        </w:tc>
        <w:tc>
          <w:tcPr>
            <w:tcW w:w="1982" w:type="dxa"/>
            <w:tcBorders>
              <w:top w:val="nil"/>
              <w:left w:val="nil"/>
              <w:bottom w:val="nil"/>
              <w:right w:val="nil"/>
            </w:tcBorders>
          </w:tcPr>
          <w:p w14:paraId="309FEA6C" w14:textId="77777777" w:rsidR="00894368" w:rsidRDefault="00000000">
            <w:pPr>
              <w:spacing w:after="0" w:line="259" w:lineRule="auto"/>
              <w:ind w:left="18" w:right="0" w:firstLine="0"/>
              <w:jc w:val="left"/>
            </w:pPr>
            <w:r>
              <w:rPr>
                <w:sz w:val="16"/>
              </w:rPr>
              <w:t>RP Student</w:t>
            </w:r>
          </w:p>
        </w:tc>
        <w:tc>
          <w:tcPr>
            <w:tcW w:w="1646" w:type="dxa"/>
            <w:tcBorders>
              <w:top w:val="nil"/>
              <w:left w:val="nil"/>
              <w:bottom w:val="nil"/>
              <w:right w:val="nil"/>
            </w:tcBorders>
          </w:tcPr>
          <w:p w14:paraId="01F0FDAA" w14:textId="77777777" w:rsidR="00894368" w:rsidRDefault="00000000">
            <w:pPr>
              <w:spacing w:after="0" w:line="259" w:lineRule="auto"/>
              <w:ind w:left="0" w:right="0" w:firstLine="0"/>
              <w:jc w:val="left"/>
            </w:pPr>
            <w:r>
              <w:rPr>
                <w:sz w:val="16"/>
              </w:rPr>
              <w:t>Since birth</w:t>
            </w:r>
          </w:p>
        </w:tc>
      </w:tr>
      <w:tr w:rsidR="00894368" w14:paraId="7F3D5FB3" w14:textId="77777777">
        <w:trPr>
          <w:trHeight w:val="231"/>
        </w:trPr>
        <w:tc>
          <w:tcPr>
            <w:tcW w:w="779" w:type="dxa"/>
            <w:gridSpan w:val="2"/>
            <w:tcBorders>
              <w:top w:val="nil"/>
              <w:left w:val="nil"/>
              <w:bottom w:val="single" w:sz="6" w:space="0" w:color="000000"/>
              <w:right w:val="nil"/>
            </w:tcBorders>
          </w:tcPr>
          <w:p w14:paraId="58343B5D" w14:textId="77777777" w:rsidR="00894368" w:rsidRDefault="00000000">
            <w:pPr>
              <w:spacing w:after="0" w:line="259" w:lineRule="auto"/>
              <w:ind w:left="0" w:right="0" w:firstLine="0"/>
              <w:jc w:val="left"/>
            </w:pPr>
            <w:r>
              <w:rPr>
                <w:sz w:val="16"/>
              </w:rPr>
              <w:t>P10 27</w:t>
            </w:r>
          </w:p>
        </w:tc>
        <w:tc>
          <w:tcPr>
            <w:tcW w:w="394" w:type="dxa"/>
            <w:tcBorders>
              <w:top w:val="nil"/>
              <w:left w:val="nil"/>
              <w:bottom w:val="single" w:sz="6" w:space="0" w:color="000000"/>
              <w:right w:val="nil"/>
            </w:tcBorders>
          </w:tcPr>
          <w:p w14:paraId="66D64DAD" w14:textId="77777777" w:rsidR="00894368" w:rsidRDefault="00000000">
            <w:pPr>
              <w:spacing w:after="0" w:line="259" w:lineRule="auto"/>
              <w:ind w:left="0" w:right="0" w:firstLine="0"/>
              <w:jc w:val="left"/>
            </w:pPr>
            <w:r>
              <w:rPr>
                <w:sz w:val="16"/>
              </w:rPr>
              <w:t>M</w:t>
            </w:r>
          </w:p>
        </w:tc>
        <w:tc>
          <w:tcPr>
            <w:tcW w:w="1982" w:type="dxa"/>
            <w:tcBorders>
              <w:top w:val="nil"/>
              <w:left w:val="nil"/>
              <w:bottom w:val="single" w:sz="6" w:space="0" w:color="000000"/>
              <w:right w:val="nil"/>
            </w:tcBorders>
          </w:tcPr>
          <w:p w14:paraId="466EDF75" w14:textId="77777777" w:rsidR="00894368" w:rsidRDefault="00000000">
            <w:pPr>
              <w:spacing w:after="0" w:line="259" w:lineRule="auto"/>
              <w:ind w:left="18" w:right="0" w:firstLine="0"/>
              <w:jc w:val="left"/>
            </w:pPr>
            <w:r>
              <w:rPr>
                <w:sz w:val="16"/>
              </w:rPr>
              <w:t>RP Student</w:t>
            </w:r>
          </w:p>
        </w:tc>
        <w:tc>
          <w:tcPr>
            <w:tcW w:w="1646" w:type="dxa"/>
            <w:tcBorders>
              <w:top w:val="nil"/>
              <w:left w:val="nil"/>
              <w:bottom w:val="single" w:sz="6" w:space="0" w:color="000000"/>
              <w:right w:val="nil"/>
            </w:tcBorders>
          </w:tcPr>
          <w:p w14:paraId="267F5DC7" w14:textId="77777777" w:rsidR="00894368" w:rsidRDefault="00000000">
            <w:pPr>
              <w:spacing w:after="0" w:line="259" w:lineRule="auto"/>
              <w:ind w:left="0" w:right="0" w:firstLine="0"/>
              <w:jc w:val="left"/>
            </w:pPr>
            <w:r>
              <w:rPr>
                <w:sz w:val="16"/>
              </w:rPr>
              <w:t>Since birth</w:t>
            </w:r>
          </w:p>
        </w:tc>
      </w:tr>
    </w:tbl>
    <w:p w14:paraId="708D5002" w14:textId="77777777" w:rsidR="00894368" w:rsidRDefault="00000000">
      <w:pPr>
        <w:ind w:left="-5" w:right="0"/>
      </w:pPr>
      <w:r>
        <w:t>Table 1: Participant demographics: age, gender (G), type of visual impairment (VI), occupation, and duration of VI. Abbreviations—VI: visual impairment; SH-W: sheltered workshop; GA: geographic atrophy; RP: retinitis pigmentosa; M: male; F: female.</w:t>
      </w:r>
    </w:p>
    <w:p w14:paraId="784351D6" w14:textId="5B189635" w:rsidR="00894368" w:rsidRDefault="00000000">
      <w:pPr>
        <w:ind w:left="-15" w:right="0" w:firstLine="199"/>
      </w:pPr>
      <w:r>
        <w:t xml:space="preserve">The study included 10 participants aged 22 to 56 years (mean = 41.9), comprising six males (M = 46.0) and four females (F = 35.8). Nine were diagnosed with retinitis pigmentosa (RP), and one had geographic atrophy (GA). </w:t>
      </w:r>
      <w:moveFromRangeStart w:id="410" w:author="שרית פליציה אנאיס שפירו" w:date="2025-11-12T20:29:00Z" w:name="move213871766"/>
      <w:moveFrom w:id="411" w:author="שרית פליציה אנאיס שפירו" w:date="2025-11-12T20:29:00Z" w16du:dateUtc="2025-11-12T18:29:00Z">
        <w:r w:rsidDel="009166CE">
          <w:t xml:space="preserve">All participants had formal visual impairment certification qualifying them as legally blind. </w:t>
        </w:r>
      </w:moveFrom>
      <w:moveFromRangeEnd w:id="410"/>
      <w:r>
        <w:t xml:space="preserve">Demographic and clinical information is summarized in Table </w:t>
      </w:r>
      <w:r>
        <w:rPr>
          <w:color w:val="00007F"/>
        </w:rPr>
        <w:t>1</w:t>
      </w:r>
      <w:r>
        <w:t>.</w:t>
      </w:r>
    </w:p>
    <w:p w14:paraId="49A77B59" w14:textId="77777777" w:rsidR="00894368" w:rsidRDefault="00000000">
      <w:pPr>
        <w:spacing w:after="272"/>
        <w:ind w:left="-15" w:right="0" w:firstLine="199"/>
      </w:pPr>
      <w:r>
        <w:t>The Experiment was approved by the University of Haifa Department of Education ethics committee (IRB approval 085/22 at 16.3.2022), and written informed consent was obtained prior to participation. Each session lasted approximately 90 minutes. Participants received monetary compensation for their time.</w:t>
      </w:r>
    </w:p>
    <w:p w14:paraId="3933E1DF" w14:textId="77777777" w:rsidR="00894368" w:rsidRPr="00C13ACC" w:rsidRDefault="00000000">
      <w:pPr>
        <w:pStyle w:val="Heading2"/>
        <w:spacing w:after="75"/>
        <w:ind w:left="414" w:hanging="429"/>
        <w:rPr>
          <w:highlight w:val="red"/>
          <w:rPrChange w:id="412" w:author="שרית פליציה אנאיס שפירו" w:date="2025-11-13T07:56:00Z" w16du:dateUtc="2025-11-13T05:56:00Z">
            <w:rPr/>
          </w:rPrChange>
        </w:rPr>
      </w:pPr>
      <w:commentRangeStart w:id="413"/>
      <w:r w:rsidRPr="00C13ACC">
        <w:rPr>
          <w:highlight w:val="red"/>
          <w:rPrChange w:id="414" w:author="שרית פליציה אנאיס שפירו" w:date="2025-11-13T07:56:00Z" w16du:dateUtc="2025-11-13T05:56:00Z">
            <w:rPr/>
          </w:rPrChange>
        </w:rPr>
        <w:t>Hardware</w:t>
      </w:r>
      <w:commentRangeEnd w:id="413"/>
      <w:r w:rsidR="00C13ACC">
        <w:rPr>
          <w:rStyle w:val="CommentReference"/>
          <w:b w:val="0"/>
        </w:rPr>
        <w:commentReference w:id="413"/>
      </w:r>
    </w:p>
    <w:p w14:paraId="166CE801" w14:textId="77777777" w:rsidR="00894368" w:rsidRDefault="00000000">
      <w:pPr>
        <w:spacing w:after="272"/>
        <w:ind w:left="-5" w:right="0"/>
      </w:pPr>
      <w:r>
        <w:t>Microsoft HoloLens 2 is an augmented reality (AR) headset. The device features see-through stereoscopic displays with a field of view of 43° horizontal and 29° vertical in each display. A range of integrated sensors including a 1-Megapixel time-of-flight (</w:t>
      </w:r>
      <w:proofErr w:type="spellStart"/>
      <w:r>
        <w:t>ToF</w:t>
      </w:r>
      <w:proofErr w:type="spellEnd"/>
      <w:r>
        <w:t xml:space="preserve">) depth sensor and eye tracking with built-in calibration. The headset weighs approximately 570 </w:t>
      </w:r>
      <w:proofErr w:type="gramStart"/>
      <w:r>
        <w:t>grams, and</w:t>
      </w:r>
      <w:proofErr w:type="gramEnd"/>
      <w:r>
        <w:t xml:space="preserve"> will be used as a platform for rendering spatially anchored 3D overlays on real-world objects under dim lighting, thus providing local processing and visual enhancement without external hardware. Erickson et al., </w:t>
      </w:r>
      <w:r>
        <w:rPr>
          <w:color w:val="00007F"/>
        </w:rPr>
        <w:t xml:space="preserve">2020 </w:t>
      </w:r>
      <w:r>
        <w:t xml:space="preserve">showed the HoloLens 2’s tinted visor reduces environmental light, creating ideal conditions for high-contrast AR displays. This feature benefited our experiment by simulating night blindness conditions. For participants with low-light vision difficulties, the visor provided both a consistent representation of their real-world challenges and optimal conditions for AR overlays. Despite the advantages of the HoloLens 2 for our application, Erickson et al., </w:t>
      </w:r>
      <w:r>
        <w:rPr>
          <w:color w:val="00007F"/>
        </w:rPr>
        <w:t xml:space="preserve">2020 </w:t>
      </w:r>
      <w:r>
        <w:t xml:space="preserve">documented important limitations in very dim environments, the device can experience tracking </w:t>
      </w:r>
      <w:proofErr w:type="gramStart"/>
      <w:r>
        <w:t>failures ”due</w:t>
      </w:r>
      <w:proofErr w:type="gramEnd"/>
      <w:r>
        <w:t xml:space="preserve"> to the lack of visual features to use in its tracking algorithm, which results in imagery freezing, disappearing, or temporarily becoming user fixed instead of world fixed”. Given our lighting conditions, we anticipated these potential limitations and designed our protocol to include provisions for redoing trials in cases where tracking failures occurred iPhone 13 Pro’s rear LiDAR scanner was used to generate high-resolution 3D meshes of real-world objects. </w:t>
      </w:r>
      <w:proofErr w:type="spellStart"/>
      <w:r>
        <w:t>Urceri</w:t>
      </w:r>
      <w:proofErr w:type="spellEnd"/>
      <w:r>
        <w:t xml:space="preserve"> MT-912 light meter in lux for light intensity </w:t>
      </w:r>
      <w:proofErr w:type="gramStart"/>
      <w:r>
        <w:t>measurements,.</w:t>
      </w:r>
      <w:proofErr w:type="gramEnd"/>
      <w:r>
        <w:t xml:space="preserve"> This meter was selected due to its measurement capability in the range needed for our experimental setup. Based on Erickson et al., </w:t>
      </w:r>
      <w:r>
        <w:rPr>
          <w:color w:val="00007F"/>
        </w:rPr>
        <w:t>2020</w:t>
      </w:r>
      <w:r>
        <w:t xml:space="preserve">, we needed to maintain illuminance levels above 10 lux to ensure reliable HoloLens 2 tracking functionality, making this meter’s accuracy and range sufficient for monitoring our experimental lighting conditions. An Insta360 X4 Insta360, </w:t>
      </w:r>
      <w:r>
        <w:rPr>
          <w:color w:val="00007F"/>
        </w:rPr>
        <w:t xml:space="preserve">2025 </w:t>
      </w:r>
      <w:r>
        <w:t>camera recorded 360-degree video at 30fps during the experiment to document participant interactions and support potential qualitative analysis. The camera was positioned in the middle of the room at a height of 250cm, providing an overhead view of the entire experimental area. The footage served as a supplementary observational record and was not analyzed quantitatively.</w:t>
      </w:r>
    </w:p>
    <w:p w14:paraId="6B0D267B" w14:textId="77777777" w:rsidR="00894368" w:rsidRDefault="00000000">
      <w:pPr>
        <w:pStyle w:val="Heading2"/>
        <w:spacing w:after="75"/>
        <w:ind w:left="414" w:hanging="429"/>
      </w:pPr>
      <w:r>
        <w:t>Software</w:t>
      </w:r>
    </w:p>
    <w:p w14:paraId="728A3EC2" w14:textId="77777777" w:rsidR="00894368" w:rsidRDefault="00000000">
      <w:pPr>
        <w:ind w:left="-5" w:right="0"/>
      </w:pPr>
      <w:r>
        <w:t xml:space="preserve">The study used two Unity-based applications for the HoloLens 2 platform, both designed to enhance object visibility in low-light conditions using only depth sensor data, and 3D representations of objects that were </w:t>
      </w:r>
      <w:proofErr w:type="spellStart"/>
      <w:r>
        <w:t>prescanned</w:t>
      </w:r>
      <w:proofErr w:type="spellEnd"/>
      <w:r>
        <w:t xml:space="preserve"> prior to the experiment, avoiding RGB camera input which might be ineffective in dim environments </w:t>
      </w:r>
      <w:proofErr w:type="spellStart"/>
      <w:r>
        <w:t>Elmannai</w:t>
      </w:r>
      <w:proofErr w:type="spellEnd"/>
      <w:r>
        <w:t xml:space="preserve"> and </w:t>
      </w:r>
      <w:proofErr w:type="spellStart"/>
      <w:r>
        <w:t>Elleithy</w:t>
      </w:r>
      <w:proofErr w:type="spellEnd"/>
      <w:r>
        <w:t xml:space="preserve">, </w:t>
      </w:r>
      <w:r>
        <w:rPr>
          <w:color w:val="00007F"/>
        </w:rPr>
        <w:t>2017</w:t>
      </w:r>
      <w:r>
        <w:t xml:space="preserve">. The 3D models that were captured were manually refined using Blender 3.0 to remove scanning artifacts see (Fig </w:t>
      </w:r>
      <w:r>
        <w:rPr>
          <w:color w:val="00007F"/>
        </w:rPr>
        <w:t>2</w:t>
      </w:r>
      <w:r>
        <w:t>). Both applications record quantitative data, capturing the 3D positions of both the user and virtual objects, along with user gaze metrics. Data was logged to a CSV file at 10 Hz (every 0.1 seconds). controls for entering participant details per trial and starting/stopping the data logging was done via Bluetooth connected keyboard hotkeys.</w:t>
      </w:r>
    </w:p>
    <w:p w14:paraId="3C967EE7" w14:textId="77777777" w:rsidR="00894368" w:rsidRDefault="00000000">
      <w:pPr>
        <w:spacing w:after="217" w:line="259" w:lineRule="auto"/>
        <w:ind w:left="132" w:right="0" w:firstLine="0"/>
        <w:jc w:val="left"/>
      </w:pPr>
      <w:r>
        <w:rPr>
          <w:noProof/>
        </w:rPr>
        <w:drawing>
          <wp:inline distT="0" distB="0" distL="0" distR="0" wp14:anchorId="2B643937" wp14:editId="3EF3BF7C">
            <wp:extent cx="2880071" cy="534475"/>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0"/>
                    <a:stretch>
                      <a:fillRect/>
                    </a:stretch>
                  </pic:blipFill>
                  <pic:spPr>
                    <a:xfrm>
                      <a:off x="0" y="0"/>
                      <a:ext cx="2880071" cy="534475"/>
                    </a:xfrm>
                    <a:prstGeom prst="rect">
                      <a:avLst/>
                    </a:prstGeom>
                  </pic:spPr>
                </pic:pic>
              </a:graphicData>
            </a:graphic>
          </wp:inline>
        </w:drawing>
      </w:r>
    </w:p>
    <w:p w14:paraId="748F4971" w14:textId="77777777" w:rsidR="00894368" w:rsidRDefault="00000000">
      <w:pPr>
        <w:spacing w:after="460"/>
        <w:ind w:left="-5" w:right="0"/>
      </w:pPr>
      <w:r>
        <w:t xml:space="preserve">Figure 2: From physical object to wire-frame mesh. The process involves capturing a raw 3D asset, refining the model to remove </w:t>
      </w:r>
      <w:r>
        <w:lastRenderedPageBreak/>
        <w:t>artifacts, and converting it to a wireframe mesh that can be overlaid onto real objects in augmented reality.</w:t>
      </w:r>
    </w:p>
    <w:p w14:paraId="380178F9" w14:textId="77777777" w:rsidR="00894368" w:rsidRDefault="00000000">
      <w:pPr>
        <w:tabs>
          <w:tab w:val="center" w:pos="2049"/>
        </w:tabs>
        <w:spacing w:after="34" w:line="265" w:lineRule="auto"/>
        <w:ind w:left="-15" w:right="0" w:firstLine="0"/>
        <w:jc w:val="left"/>
      </w:pPr>
      <w:r>
        <w:t>3.3.1</w:t>
      </w:r>
      <w:r>
        <w:tab/>
        <w:t>Manual Object Anchoring Application</w:t>
      </w:r>
    </w:p>
    <w:p w14:paraId="2B8ACB24" w14:textId="77777777" w:rsidR="00894368" w:rsidRDefault="00000000">
      <w:pPr>
        <w:ind w:left="-5" w:right="0"/>
      </w:pPr>
      <w:r>
        <w:t xml:space="preserve">We developed an application that allows the experimenter to manually place and spatially align 3D scanned virtual objects onto their real-world counterparts. Once aligned, virtual models were </w:t>
      </w:r>
      <w:proofErr w:type="spellStart"/>
      <w:r>
        <w:t>worldlocked</w:t>
      </w:r>
      <w:proofErr w:type="spellEnd"/>
      <w:r>
        <w:t xml:space="preserve"> to maintain alignment as users walked around them (see Fig. </w:t>
      </w:r>
      <w:r>
        <w:rPr>
          <w:color w:val="00007F"/>
        </w:rPr>
        <w:t>3</w:t>
      </w:r>
      <w:r>
        <w:t>). Object manipulation was performed using hand controls, keyboard hotkeys for anchoring objects in place, and toggling visibility of all virtual objects.</w:t>
      </w:r>
    </w:p>
    <w:p w14:paraId="069FE006" w14:textId="77777777" w:rsidR="00894368" w:rsidRDefault="00000000">
      <w:pPr>
        <w:spacing w:after="217" w:line="259" w:lineRule="auto"/>
        <w:ind w:left="240" w:right="0" w:firstLine="0"/>
        <w:jc w:val="left"/>
      </w:pPr>
      <w:r>
        <w:rPr>
          <w:noProof/>
        </w:rPr>
        <w:drawing>
          <wp:inline distT="0" distB="0" distL="0" distR="0" wp14:anchorId="2805BCFC" wp14:editId="7F2FC737">
            <wp:extent cx="2743446" cy="1630988"/>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11"/>
                    <a:stretch>
                      <a:fillRect/>
                    </a:stretch>
                  </pic:blipFill>
                  <pic:spPr>
                    <a:xfrm>
                      <a:off x="0" y="0"/>
                      <a:ext cx="2743446" cy="1630988"/>
                    </a:xfrm>
                    <a:prstGeom prst="rect">
                      <a:avLst/>
                    </a:prstGeom>
                  </pic:spPr>
                </pic:pic>
              </a:graphicData>
            </a:graphic>
          </wp:inline>
        </w:drawing>
      </w:r>
    </w:p>
    <w:p w14:paraId="3E6205A5" w14:textId="77777777" w:rsidR="00894368" w:rsidRDefault="00000000">
      <w:pPr>
        <w:spacing w:after="410"/>
        <w:ind w:left="-5" w:right="0"/>
      </w:pPr>
      <w:r>
        <w:t>Figure 3: (a) on the left without enhancement and (b) on the right with enhancement. The AR overlay creates a bright wireframe outline that improves visibility in dim lighting conditions.</w:t>
      </w:r>
    </w:p>
    <w:p w14:paraId="517F5F03" w14:textId="77777777" w:rsidR="00894368" w:rsidRDefault="00000000">
      <w:pPr>
        <w:tabs>
          <w:tab w:val="right" w:pos="4801"/>
        </w:tabs>
        <w:spacing w:after="34" w:line="265" w:lineRule="auto"/>
        <w:ind w:left="-15" w:right="0" w:firstLine="0"/>
        <w:jc w:val="left"/>
      </w:pPr>
      <w:r>
        <w:t>3.3.2</w:t>
      </w:r>
      <w:r>
        <w:tab/>
        <w:t>Automatic Object Detection and Overlay Application</w:t>
      </w:r>
    </w:p>
    <w:p w14:paraId="1E6CC84A" w14:textId="77777777" w:rsidR="00894368" w:rsidRDefault="00000000">
      <w:pPr>
        <w:spacing w:after="153"/>
        <w:ind w:left="-5" w:right="0"/>
      </w:pPr>
      <w:r>
        <w:t xml:space="preserve">The automatic object detection system uses the HoloLens 2 depth sensor to automatically detect and highlight known objects in the scene. The system matches environmental depth features against a database of pre-scanned 3D meshes and overlays bright, </w:t>
      </w:r>
      <w:proofErr w:type="spellStart"/>
      <w:r>
        <w:t>spatiallyanchored</w:t>
      </w:r>
      <w:proofErr w:type="spellEnd"/>
      <w:r>
        <w:t xml:space="preserve"> holograms onto recognized items without user input. We integrated Microsoft, </w:t>
      </w:r>
      <w:r>
        <w:rPr>
          <w:color w:val="00007F"/>
        </w:rPr>
        <w:t xml:space="preserve">2025 </w:t>
      </w:r>
      <w:r>
        <w:t xml:space="preserve">for real-time 3D object detection, as it has a functional object detection and anchoring system that is compatible with the HoloLens 2, utilizing the integrated depth sensors. We trained the system on a single object type - a standard chair measuring 70 cm in height, 40 cm in width, and 40 cm in depth (see Fig. </w:t>
      </w:r>
      <w:r>
        <w:rPr>
          <w:color w:val="00007F"/>
        </w:rPr>
        <w:t>3</w:t>
      </w:r>
      <w:r>
        <w:t xml:space="preserve">). We found the </w:t>
      </w:r>
      <w:proofErr w:type="spellStart"/>
      <w:r>
        <w:t>Hololens</w:t>
      </w:r>
      <w:proofErr w:type="spellEnd"/>
      <w:r>
        <w:t xml:space="preserve"> 2’s depth sensor struggled to detect objects much smaller than our chair (approx. 70cm in size), which limited our choice of test objects. The 3D model of the chair was uploaded to AOA’s cloud training service for conversion into a HoloLens-compatible file that allows for automatic anchoring of the virtual object onto the real object. During runtime, the application continuously scans the environment using depth data and overlays a wireframe mesh when the chair is recognized in the user’s environment.</w:t>
      </w:r>
    </w:p>
    <w:p w14:paraId="4E4C7C53" w14:textId="77777777" w:rsidR="00894368" w:rsidRDefault="00000000">
      <w:pPr>
        <w:tabs>
          <w:tab w:val="center" w:pos="1332"/>
        </w:tabs>
        <w:spacing w:after="34" w:line="265" w:lineRule="auto"/>
        <w:ind w:left="-15" w:right="0" w:firstLine="0"/>
        <w:jc w:val="left"/>
      </w:pPr>
      <w:r>
        <w:t>3.3.3</w:t>
      </w:r>
      <w:r>
        <w:tab/>
        <w:t>Design of Overlays</w:t>
      </w:r>
    </w:p>
    <w:p w14:paraId="674A53E4" w14:textId="77777777" w:rsidR="00894368" w:rsidRDefault="00000000">
      <w:pPr>
        <w:spacing w:after="187"/>
        <w:ind w:left="-5" w:right="0"/>
      </w:pPr>
      <w:r>
        <w:t xml:space="preserve">Our design choices were also informed by research demonstrating that individuals with impaired vision generally prefer to leverage their residual visual capabilities rather than entirely rely on other assistive tools S. </w:t>
      </w:r>
      <w:proofErr w:type="spellStart"/>
      <w:r>
        <w:t>Szpiro</w:t>
      </w:r>
      <w:proofErr w:type="spellEnd"/>
      <w:r>
        <w:t xml:space="preserve">, Y. Zhao, and </w:t>
      </w:r>
      <w:proofErr w:type="spellStart"/>
      <w:r>
        <w:t>Azenkot</w:t>
      </w:r>
      <w:proofErr w:type="spellEnd"/>
      <w:r>
        <w:t xml:space="preserve">, </w:t>
      </w:r>
      <w:r>
        <w:rPr>
          <w:color w:val="00007F"/>
        </w:rPr>
        <w:t>2016</w:t>
      </w:r>
      <w:r>
        <w:t xml:space="preserve">. In our approach, we use AR to specifically utilize and enhance the residual vision of users with night blindness, augmenting their natural perception rather than replacing it. Wireframe meshes provide lightweight and computationally efficient rendering, yet their bright, high-contrast lines clearly delineate object boundaries while maintaining the natural geometric features that represent </w:t>
      </w:r>
      <w:r>
        <w:t xml:space="preserve">the chair’s true form. In </w:t>
      </w:r>
      <w:proofErr w:type="spellStart"/>
      <w:r>
        <w:t>adittion</w:t>
      </w:r>
      <w:proofErr w:type="spellEnd"/>
      <w:r>
        <w:t>, Wireframe meshes significantly reduce the processing load on the HoloLens 2. This efficiency enables longer experimental sessions without battery drain or performance degradation. The wireframe design balances between visibility and usability that aligns with our experiment.</w:t>
      </w:r>
    </w:p>
    <w:p w14:paraId="29814691" w14:textId="77777777" w:rsidR="00894368" w:rsidRDefault="00000000">
      <w:pPr>
        <w:pStyle w:val="Heading2"/>
        <w:ind w:left="414" w:hanging="429"/>
      </w:pPr>
      <w:r>
        <w:t>Experiment Design</w:t>
      </w:r>
    </w:p>
    <w:p w14:paraId="5F7D025D" w14:textId="77777777" w:rsidR="00894368" w:rsidRDefault="00000000">
      <w:pPr>
        <w:spacing w:after="188"/>
        <w:ind w:left="-5" w:right="0"/>
      </w:pPr>
      <w:r>
        <w:t xml:space="preserve">Upon arrival, participants received a comprehensive explanation of the study’s objectives and were asked to review and sign an informed consent form prior to participation. Each participant first completed a 14-item questionnaire assessing their night vision capability on a </w:t>
      </w:r>
      <w:proofErr w:type="gramStart"/>
      <w:r>
        <w:t>5 point</w:t>
      </w:r>
      <w:proofErr w:type="gramEnd"/>
      <w:r>
        <w:t xml:space="preserve"> Likert-Scale (e.g., “I feel comfortable navigating unfamiliar places in low-light conditions” and “I am able to accurately estimate distances even in low-light conditions”). Participants were then equipped with the Microsoft </w:t>
      </w:r>
      <w:proofErr w:type="spellStart"/>
      <w:r>
        <w:t>Hololens</w:t>
      </w:r>
      <w:proofErr w:type="spellEnd"/>
      <w:r>
        <w:t xml:space="preserve"> 2 headset, and the device’s built-in eye calibration was performed. Calibration succeeded for 6 out of 10 participants, The display brightness was adjusted individually to a comfortable level. To ensure that the AR visuals were perceivable, a virtual object (i.e., a dog) was displayed in normal lighting conditions; participants were asked to visually identify and walk around the object to confirm successful visualization, the rest of the experiment was performed in a dimly lit room (see Fig. </w:t>
      </w:r>
      <w:r>
        <w:rPr>
          <w:color w:val="00007F"/>
        </w:rPr>
        <w:t>1</w:t>
      </w:r>
      <w:r>
        <w:t>).</w:t>
      </w:r>
    </w:p>
    <w:p w14:paraId="59D093E2" w14:textId="77777777" w:rsidR="00894368" w:rsidRDefault="00000000">
      <w:pPr>
        <w:tabs>
          <w:tab w:val="center" w:pos="1529"/>
        </w:tabs>
        <w:spacing w:after="34" w:line="265" w:lineRule="auto"/>
        <w:ind w:left="-15" w:right="0" w:firstLine="0"/>
        <w:jc w:val="left"/>
      </w:pPr>
      <w:r>
        <w:t>3.4.1</w:t>
      </w:r>
      <w:r>
        <w:tab/>
        <w:t>Dim Lighting Calibration</w:t>
      </w:r>
    </w:p>
    <w:p w14:paraId="31C626BC" w14:textId="77777777" w:rsidR="00894368" w:rsidRDefault="00000000">
      <w:pPr>
        <w:spacing w:after="182"/>
        <w:ind w:left="-5" w:right="0"/>
      </w:pPr>
      <w:r>
        <w:t xml:space="preserve">The experimental environment was calibrated to maintain illuminance levels above the </w:t>
      </w:r>
      <w:proofErr w:type="gramStart"/>
      <w:r>
        <w:t>10 lux</w:t>
      </w:r>
      <w:proofErr w:type="gramEnd"/>
      <w:r>
        <w:t xml:space="preserve"> threshold required for reliable HoloLens 2 tracking Erickson et al., </w:t>
      </w:r>
      <w:r>
        <w:rPr>
          <w:color w:val="00007F"/>
        </w:rPr>
        <w:t>2020</w:t>
      </w:r>
      <w:r>
        <w:t xml:space="preserve">. Before each trial we measured 35 points throughout the space using the </w:t>
      </w:r>
      <w:proofErr w:type="spellStart"/>
      <w:r>
        <w:t>Urceri</w:t>
      </w:r>
      <w:proofErr w:type="spellEnd"/>
      <w:r>
        <w:t xml:space="preserve"> MT-912 light meter. On average the illuminance value was 13 lux, well above the operating threshold of the headset, but also well below the threshold for a bright room, </w:t>
      </w:r>
      <w:proofErr w:type="gramStart"/>
      <w:r>
        <w:t>( 340</w:t>
      </w:r>
      <w:proofErr w:type="gramEnd"/>
      <w:r>
        <w:t xml:space="preserve"> lux when all room lighting was turned on). </w:t>
      </w:r>
      <w:proofErr w:type="gramStart"/>
      <w:r>
        <w:t>Thus</w:t>
      </w:r>
      <w:proofErr w:type="gramEnd"/>
      <w:r>
        <w:t xml:space="preserve"> providing sufficient features for AR tracking while presenting significant visual challenges for participants with night blindness.</w:t>
      </w:r>
    </w:p>
    <w:p w14:paraId="19C8C7C6" w14:textId="77777777" w:rsidR="00894368" w:rsidRDefault="00000000">
      <w:pPr>
        <w:tabs>
          <w:tab w:val="center" w:pos="807"/>
        </w:tabs>
        <w:spacing w:after="34" w:line="265" w:lineRule="auto"/>
        <w:ind w:left="-15" w:right="0" w:firstLine="0"/>
        <w:jc w:val="left"/>
      </w:pPr>
      <w:r>
        <w:t>3.4.2</w:t>
      </w:r>
      <w:r>
        <w:tab/>
        <w:t>Tasks</w:t>
      </w:r>
    </w:p>
    <w:p w14:paraId="46A4C9BA" w14:textId="77777777" w:rsidR="00894368" w:rsidRDefault="00000000">
      <w:pPr>
        <w:spacing w:after="122"/>
        <w:ind w:left="-5" w:right="0"/>
      </w:pPr>
      <w:r>
        <w:t>Participants completed three distinct tasks designed to assess different aspects of mobility and object perception in dim lighting conditions.</w:t>
      </w:r>
    </w:p>
    <w:p w14:paraId="3ADBB365" w14:textId="77777777" w:rsidR="00894368" w:rsidRDefault="00000000">
      <w:pPr>
        <w:spacing w:after="121"/>
        <w:ind w:left="-15" w:right="0" w:firstLine="179"/>
      </w:pPr>
      <w:r>
        <w:t>Task 1: Object Counting Our goal with this stage was to examine the participants’ visual abilities in the dimly lit room. Participants performed a static object counting task: participants were instructed to stand in place without moving and count the number of chairs positioned in front of them at varying distances (range: 1-7 meters). The task was performed a total of four times: twice without AR highlighting (one with two chairs, one with four chairs) and twice with AR overlays enabled (again, one with two chairs and one with four chairs). In each trial, the sequence of with/without AR highlights, spatial arrangement and number of the chairs was randomized to minimize familiarity or memorization effects.</w:t>
      </w:r>
    </w:p>
    <w:p w14:paraId="197E06D4" w14:textId="77777777" w:rsidR="00894368" w:rsidRDefault="00000000">
      <w:pPr>
        <w:tabs>
          <w:tab w:val="center" w:pos="1347"/>
          <w:tab w:val="right" w:pos="4801"/>
        </w:tabs>
        <w:spacing w:after="0" w:line="259" w:lineRule="auto"/>
        <w:ind w:left="0" w:right="-15" w:firstLine="0"/>
        <w:jc w:val="left"/>
      </w:pPr>
      <w:r>
        <w:rPr>
          <w:sz w:val="22"/>
        </w:rPr>
        <w:tab/>
      </w:r>
      <w:r>
        <w:t>Task 2: Obstacle Navigation</w:t>
      </w:r>
      <w:r>
        <w:tab/>
        <w:t>Familiarization and Baseline</w:t>
      </w:r>
    </w:p>
    <w:p w14:paraId="12D8C464" w14:textId="77777777" w:rsidR="00894368" w:rsidRDefault="00000000">
      <w:pPr>
        <w:ind w:left="-5" w:right="0"/>
      </w:pPr>
      <w:r>
        <w:t>Measurement: To get familiarized with walking while wearing the HoloLens 2 headset and to record baseline walking speeds, participants first walked the course without any obstacles at their normal walking pace under low light conditions, each baseline trial was performed twice.</w:t>
      </w:r>
    </w:p>
    <w:p w14:paraId="20F2EDD9" w14:textId="77777777" w:rsidR="00894368" w:rsidRDefault="00000000">
      <w:pPr>
        <w:ind w:left="-15" w:right="0" w:firstLine="199"/>
      </w:pPr>
      <w:r>
        <w:t xml:space="preserve">The next step involved walking through a structured obstacle course measuring approximately 15 meters, designed in a U-shaped layout with a central table acting as a turnaround point and spatial divider. Each participant completed a series of six walking </w:t>
      </w:r>
      <w:r>
        <w:lastRenderedPageBreak/>
        <w:t xml:space="preserve">trials while wearing the </w:t>
      </w:r>
      <w:proofErr w:type="spellStart"/>
      <w:r>
        <w:t>Hololens</w:t>
      </w:r>
      <w:proofErr w:type="spellEnd"/>
      <w:r>
        <w:t xml:space="preserve"> 2 headset, three trials without AR highlights (i.e., control condition) and three trials with the AR highlights enabled (i.e., AR enhanced condition). Before each trial, the experimenter randomly arranged a set of six physical obstacles (chairs) along the path while the participant sat facing away (such that they will not be able to plan a walking path). The sequence of the conditions was randomized, to avoid any order effects or learning biases. During each trial, quantitative measures were collected via the </w:t>
      </w:r>
      <w:proofErr w:type="spellStart"/>
      <w:r>
        <w:t>Hololens</w:t>
      </w:r>
      <w:proofErr w:type="spellEnd"/>
      <w:r>
        <w:t>, including completion time, spatial location, head orientation, eye gaze, spatial location of each obstacle in the path. Although eye gaze and head orientation data were recorded, they were not used in the present analysis.</w:t>
      </w:r>
    </w:p>
    <w:p w14:paraId="229B562E" w14:textId="77777777" w:rsidR="00894368" w:rsidRDefault="00000000">
      <w:pPr>
        <w:spacing w:after="78"/>
        <w:ind w:left="-15" w:right="0" w:firstLine="199"/>
      </w:pPr>
      <w:r>
        <w:t>Each trial was video recorded using a 360-degree camera; however, due to technical issues, video recordings were not successfully captured for some participants. This did not affect the results, as all mobility errors—defined as physical collisions with obstacles—were manually counted in real time by an experimenter, and walking data was logged and saved locally on the HoloLens. At the end of the six trials, participants provided feedback on their experience. First, they completed a questionnaire comparing their experience walking with versus without the enhancements that included questions regarding confidence in walking, and spatial awareness. Second, participants completed the System Usability Scores survey. Finally, participants completed a semi-structured interview and were encouraged to offer any qualitative feedback about the trials.</w:t>
      </w:r>
    </w:p>
    <w:p w14:paraId="3C45ECF7" w14:textId="77777777" w:rsidR="00894368" w:rsidRDefault="00000000">
      <w:pPr>
        <w:spacing w:after="161"/>
        <w:ind w:left="-15" w:right="0" w:firstLine="179"/>
      </w:pPr>
      <w:r>
        <w:t xml:space="preserve">Task 3: Scene Perception and Interaction with Automatic Detection A final supplementary task was conducted to evaluate the capabilities of the automatic object detection and overlay </w:t>
      </w:r>
      <w:proofErr w:type="spellStart"/>
      <w:proofErr w:type="gramStart"/>
      <w:r>
        <w:t>system.This</w:t>
      </w:r>
      <w:proofErr w:type="spellEnd"/>
      <w:proofErr w:type="gramEnd"/>
      <w:r>
        <w:t xml:space="preserve"> task took place within the same path used earlier for obstacle navigation trials. the environment was again </w:t>
      </w:r>
      <w:proofErr w:type="gramStart"/>
      <w:r>
        <w:t>darkened</w:t>
      </w:r>
      <w:proofErr w:type="gramEnd"/>
      <w:r>
        <w:t xml:space="preserve"> and a single chair was placed at a random location within the environment. Participants were instructed to visually scan the scene until the application detected the chair and overlaid it with the AR highlighting. Once detected and the AR highlight appeared, participants were asked to approach the chair and move it under a nearby table. This task was designed to simulate real-world user cases, in which AR visual feedback is triggered dynamically, without manual placement or alignment. It also aimed to assess how participants would engage with physical objects based solely on real time visual cues. No quantitative data were collected via the HoloLens during this task. Evaluation was based entirely on experimenter observations and participant feedback gathered through a brief semi-structured interview at the end of the task. At the end of the interview, participants were asked to indicate their preference between the Automatic Object Detection and Overlay Application and the Manual Object Anchoring application.</w:t>
      </w:r>
    </w:p>
    <w:p w14:paraId="61A099CB" w14:textId="77777777" w:rsidR="00894368" w:rsidRDefault="00000000">
      <w:pPr>
        <w:tabs>
          <w:tab w:val="center" w:pos="1310"/>
        </w:tabs>
        <w:spacing w:after="34" w:line="265" w:lineRule="auto"/>
        <w:ind w:left="-15" w:right="0" w:firstLine="0"/>
        <w:jc w:val="left"/>
      </w:pPr>
      <w:r>
        <w:t>3.4.3</w:t>
      </w:r>
      <w:r>
        <w:tab/>
        <w:t>Evaluation Metrics</w:t>
      </w:r>
    </w:p>
    <w:p w14:paraId="6938E752" w14:textId="77777777" w:rsidR="00894368" w:rsidRDefault="00000000">
      <w:pPr>
        <w:spacing w:after="67" w:line="265" w:lineRule="auto"/>
        <w:ind w:left="189" w:right="0"/>
        <w:jc w:val="left"/>
      </w:pPr>
      <w:r>
        <w:t>Objective Metrics</w:t>
      </w:r>
    </w:p>
    <w:p w14:paraId="470F282E" w14:textId="77777777" w:rsidR="00894368" w:rsidRDefault="00000000">
      <w:pPr>
        <w:spacing w:after="101"/>
        <w:ind w:left="-15" w:right="0" w:firstLine="179"/>
      </w:pPr>
      <w:r>
        <w:t>Average Completion Time The completion time metric represents the average duration participants took to navigate the obstacle course from start to finish, it is the mean of three trial runs for each participant in each condition (with and without assistance). Data was extracted from log files saved by the HoloLens device. In cases where logging failed, timing measurements were obtained from recorded camera video of the trials.</w:t>
      </w:r>
    </w:p>
    <w:p w14:paraId="2B853C10" w14:textId="77777777" w:rsidR="00894368" w:rsidRDefault="00000000">
      <w:pPr>
        <w:spacing w:after="99"/>
        <w:ind w:left="-15" w:right="0" w:firstLine="179"/>
      </w:pPr>
      <w:r>
        <w:t xml:space="preserve">Obstacle Collisions An experimenter observed each trial and manually counted collisions. If a participant was walking too fast or </w:t>
      </w:r>
      <w:r>
        <w:t>in a way that could cause harm, they were warned about the obstacle, and these cases were also recorded as collisions.</w:t>
      </w:r>
    </w:p>
    <w:p w14:paraId="315DF300" w14:textId="77777777" w:rsidR="00894368" w:rsidRDefault="00000000">
      <w:pPr>
        <w:spacing w:after="193"/>
        <w:ind w:left="-15" w:right="0" w:firstLine="179"/>
      </w:pPr>
      <w:r>
        <w:t xml:space="preserve">Hesitation Score Calculation To quantitatively assess participants’ walking confidence, we implemented a hesitation score based on speed fluctuations during navigation tasks, adapted from the approach described by Van </w:t>
      </w:r>
      <w:proofErr w:type="spellStart"/>
      <w:r>
        <w:t>Rheede</w:t>
      </w:r>
      <w:proofErr w:type="spellEnd"/>
      <w:r>
        <w:t xml:space="preserve"> et al., </w:t>
      </w:r>
      <w:r>
        <w:rPr>
          <w:color w:val="00007F"/>
        </w:rPr>
        <w:t>2015</w:t>
      </w:r>
      <w:r>
        <w:t xml:space="preserve">, we processed the tracking data to calculate instantaneous speed over time. The resulting speed signal was smoothed using a </w:t>
      </w:r>
      <w:proofErr w:type="spellStart"/>
      <w:r>
        <w:t>Savitzky-Golay</w:t>
      </w:r>
      <w:proofErr w:type="spellEnd"/>
      <w:r>
        <w:t xml:space="preserve"> filter Gallagher, </w:t>
      </w:r>
      <w:r>
        <w:rPr>
          <w:color w:val="00007F"/>
        </w:rPr>
        <w:t xml:space="preserve">2020 </w:t>
      </w:r>
      <w:r>
        <w:t>to preserve meaningful speed changes while removing noise. We then identified significant speed fluctuations by detecting local maxima (peaks) and minima (troughs) in the normalized speed signal. The hesitation score was calculated as the sum of absolute differences between consecutive speed extrema over time.</w:t>
      </w:r>
    </w:p>
    <w:p w14:paraId="7C4021E2" w14:textId="77777777" w:rsidR="00894368" w:rsidRDefault="00000000">
      <w:pPr>
        <w:spacing w:after="80" w:line="259" w:lineRule="auto"/>
        <w:ind w:left="676" w:right="0"/>
        <w:jc w:val="center"/>
      </w:pPr>
      <w:r>
        <w:rPr>
          <w:i/>
          <w:sz w:val="14"/>
        </w:rPr>
        <w:t>n</w:t>
      </w:r>
      <w:r>
        <w:rPr>
          <w:rFonts w:ascii="Cambria" w:eastAsia="Cambria" w:hAnsi="Cambria" w:cs="Cambria"/>
          <w:sz w:val="14"/>
        </w:rPr>
        <w:t>−</w:t>
      </w:r>
      <w:r>
        <w:rPr>
          <w:sz w:val="14"/>
        </w:rPr>
        <w:t>1</w:t>
      </w:r>
    </w:p>
    <w:p w14:paraId="4360E7F8" w14:textId="77777777" w:rsidR="00894368" w:rsidRDefault="00000000">
      <w:pPr>
        <w:tabs>
          <w:tab w:val="center" w:pos="2401"/>
          <w:tab w:val="right" w:pos="4801"/>
        </w:tabs>
        <w:spacing w:after="0" w:line="259" w:lineRule="auto"/>
        <w:ind w:left="0" w:right="-15" w:firstLine="0"/>
        <w:jc w:val="left"/>
      </w:pPr>
      <w:r>
        <w:rPr>
          <w:sz w:val="22"/>
        </w:rPr>
        <w:tab/>
      </w:r>
      <w:r>
        <w:t xml:space="preserve">Hesitation Score </w:t>
      </w:r>
      <w:r>
        <w:rPr>
          <w:rFonts w:ascii="Cambria" w:eastAsia="Cambria" w:hAnsi="Cambria" w:cs="Cambria"/>
        </w:rPr>
        <w:t>=</w:t>
      </w:r>
      <w:r>
        <w:rPr>
          <w:sz w:val="26"/>
        </w:rPr>
        <w:t xml:space="preserve">∑ </w:t>
      </w:r>
      <w:r>
        <w:rPr>
          <w:rFonts w:ascii="Cambria" w:eastAsia="Cambria" w:hAnsi="Cambria" w:cs="Cambria"/>
        </w:rPr>
        <w:t>|</w:t>
      </w:r>
      <w:r>
        <w:rPr>
          <w:i/>
        </w:rPr>
        <w:t>v</w:t>
      </w:r>
      <w:r>
        <w:rPr>
          <w:i/>
          <w:vertAlign w:val="subscript"/>
        </w:rPr>
        <w:t>i</w:t>
      </w:r>
      <w:r>
        <w:rPr>
          <w:rFonts w:ascii="Cambria" w:eastAsia="Cambria" w:hAnsi="Cambria" w:cs="Cambria"/>
          <w:vertAlign w:val="subscript"/>
        </w:rPr>
        <w:t>+</w:t>
      </w:r>
      <w:r>
        <w:rPr>
          <w:vertAlign w:val="subscript"/>
        </w:rPr>
        <w:t>1</w:t>
      </w:r>
      <w:r>
        <w:rPr>
          <w:rFonts w:ascii="Cambria" w:eastAsia="Cambria" w:hAnsi="Cambria" w:cs="Cambria"/>
        </w:rPr>
        <w:t>−</w:t>
      </w:r>
      <w:r>
        <w:rPr>
          <w:i/>
        </w:rPr>
        <w:t>v</w:t>
      </w:r>
      <w:r>
        <w:rPr>
          <w:i/>
          <w:vertAlign w:val="subscript"/>
        </w:rPr>
        <w:t>i</w:t>
      </w:r>
      <w:r>
        <w:rPr>
          <w:rFonts w:ascii="Cambria" w:eastAsia="Cambria" w:hAnsi="Cambria" w:cs="Cambria"/>
        </w:rPr>
        <w:t>|</w:t>
      </w:r>
      <w:r>
        <w:rPr>
          <w:rFonts w:ascii="Cambria" w:eastAsia="Cambria" w:hAnsi="Cambria" w:cs="Cambria"/>
        </w:rPr>
        <w:tab/>
      </w:r>
      <w:r>
        <w:t>(1)</w:t>
      </w:r>
    </w:p>
    <w:p w14:paraId="77AFDB26" w14:textId="77777777" w:rsidR="00894368" w:rsidRDefault="00000000">
      <w:pPr>
        <w:spacing w:after="191" w:line="259" w:lineRule="auto"/>
        <w:ind w:left="676" w:right="0"/>
        <w:jc w:val="center"/>
      </w:pPr>
      <w:proofErr w:type="spellStart"/>
      <w:r>
        <w:rPr>
          <w:i/>
          <w:sz w:val="14"/>
        </w:rPr>
        <w:t>i</w:t>
      </w:r>
      <w:proofErr w:type="spellEnd"/>
      <w:r>
        <w:rPr>
          <w:rFonts w:ascii="Cambria" w:eastAsia="Cambria" w:hAnsi="Cambria" w:cs="Cambria"/>
          <w:sz w:val="14"/>
        </w:rPr>
        <w:t>=</w:t>
      </w:r>
      <w:r>
        <w:rPr>
          <w:sz w:val="14"/>
        </w:rPr>
        <w:t>1</w:t>
      </w:r>
    </w:p>
    <w:p w14:paraId="30773AA4" w14:textId="77777777" w:rsidR="00894368" w:rsidRDefault="00000000">
      <w:pPr>
        <w:ind w:left="-15" w:right="0" w:firstLine="199"/>
      </w:pPr>
      <w:r>
        <w:t xml:space="preserve">where </w:t>
      </w:r>
      <w:r>
        <w:rPr>
          <w:i/>
        </w:rPr>
        <w:t>v</w:t>
      </w:r>
      <w:r>
        <w:rPr>
          <w:i/>
          <w:vertAlign w:val="subscript"/>
        </w:rPr>
        <w:t xml:space="preserve">i </w:t>
      </w:r>
      <w:r>
        <w:t xml:space="preserve">represents the speed value in the </w:t>
      </w:r>
      <w:proofErr w:type="spellStart"/>
      <w:r>
        <w:rPr>
          <w:i/>
        </w:rPr>
        <w:t>i</w:t>
      </w:r>
      <w:r>
        <w:t>-th</w:t>
      </w:r>
      <w:proofErr w:type="spellEnd"/>
      <w:r>
        <w:t xml:space="preserve"> extremum (peak or trough) in the filtered speed signal, </w:t>
      </w:r>
      <w:r>
        <w:rPr>
          <w:i/>
        </w:rPr>
        <w:t>v</w:t>
      </w:r>
      <w:r>
        <w:rPr>
          <w:i/>
          <w:vertAlign w:val="subscript"/>
        </w:rPr>
        <w:t>i</w:t>
      </w:r>
      <w:r>
        <w:rPr>
          <w:rFonts w:ascii="Cambria" w:eastAsia="Cambria" w:hAnsi="Cambria" w:cs="Cambria"/>
          <w:vertAlign w:val="subscript"/>
        </w:rPr>
        <w:t>+</w:t>
      </w:r>
      <w:r>
        <w:rPr>
          <w:vertAlign w:val="subscript"/>
        </w:rPr>
        <w:t xml:space="preserve">1 </w:t>
      </w:r>
      <w:r>
        <w:t xml:space="preserve">is the speed value in the subsequent extremum, </w:t>
      </w:r>
      <w:r>
        <w:rPr>
          <w:i/>
        </w:rPr>
        <w:t xml:space="preserve">n </w:t>
      </w:r>
      <w:r>
        <w:t>is the total number of extrema identified during the trial.</w:t>
      </w:r>
    </w:p>
    <w:p w14:paraId="69116664" w14:textId="77777777" w:rsidR="00894368" w:rsidRDefault="00000000">
      <w:pPr>
        <w:spacing w:after="173"/>
        <w:ind w:left="-15" w:right="0" w:firstLine="199"/>
      </w:pPr>
      <w:proofErr w:type="gramStart"/>
      <w:r>
        <w:t>This metric captures</w:t>
      </w:r>
      <w:proofErr w:type="gramEnd"/>
      <w:r>
        <w:t xml:space="preserve"> both the frequency and the magnitude of speed changes during navigation. A higher score indicates a more pronounced hesitation behavior, as it reflects a walking pattern with frequent and/or large speed variations over time. Participants who maintain a </w:t>
      </w:r>
      <w:proofErr w:type="gramStart"/>
      <w:r>
        <w:t>more steady</w:t>
      </w:r>
      <w:proofErr w:type="gramEnd"/>
      <w:r>
        <w:t xml:space="preserve"> pace</w:t>
      </w:r>
    </w:p>
    <w:p w14:paraId="5B91E8BD" w14:textId="77777777" w:rsidR="00894368" w:rsidRDefault="00000000">
      <w:pPr>
        <w:spacing w:after="333" w:line="259" w:lineRule="auto"/>
        <w:ind w:left="113" w:right="0" w:firstLine="0"/>
        <w:jc w:val="left"/>
      </w:pPr>
      <w:r>
        <w:rPr>
          <w:noProof/>
        </w:rPr>
        <w:drawing>
          <wp:inline distT="0" distB="0" distL="0" distR="0" wp14:anchorId="66FA879B" wp14:editId="34314477">
            <wp:extent cx="2904744" cy="1386840"/>
            <wp:effectExtent l="0" t="0" r="0" b="0"/>
            <wp:docPr id="38423" name="Picture 38423"/>
            <wp:cNvGraphicFramePr/>
            <a:graphic xmlns:a="http://schemas.openxmlformats.org/drawingml/2006/main">
              <a:graphicData uri="http://schemas.openxmlformats.org/drawingml/2006/picture">
                <pic:pic xmlns:pic="http://schemas.openxmlformats.org/drawingml/2006/picture">
                  <pic:nvPicPr>
                    <pic:cNvPr id="38423" name="Picture 38423"/>
                    <pic:cNvPicPr/>
                  </pic:nvPicPr>
                  <pic:blipFill>
                    <a:blip r:embed="rId12"/>
                    <a:stretch>
                      <a:fillRect/>
                    </a:stretch>
                  </pic:blipFill>
                  <pic:spPr>
                    <a:xfrm>
                      <a:off x="0" y="0"/>
                      <a:ext cx="2904744" cy="1386840"/>
                    </a:xfrm>
                    <a:prstGeom prst="rect">
                      <a:avLst/>
                    </a:prstGeom>
                  </pic:spPr>
                </pic:pic>
              </a:graphicData>
            </a:graphic>
          </wp:inline>
        </w:drawing>
      </w:r>
    </w:p>
    <w:p w14:paraId="079A6F68" w14:textId="77777777" w:rsidR="00894368" w:rsidRDefault="00000000">
      <w:pPr>
        <w:spacing w:after="439"/>
        <w:ind w:left="-5" w:right="0"/>
      </w:pPr>
      <w:r>
        <w:t>Figure 4: Example of Hesitation Score Calculation Based on Speed Fluctuations During Navigation: illustrates the hesitation score calculation methodology for one representative participant (P6) during obstacle navigation tasks. The bottom panel shows speed over time without AR assistance, displaying frequent speed fluctuations with numerous peaks (green triangles) and troughs (red triangles) indicating high hesitation behavior. The top panel shows the same participant’s speed profile with AR assistance, demonstrating smoother, more consistent walking patterns with fewer speed extrema, resulting in a lower hesitation score.</w:t>
      </w:r>
    </w:p>
    <w:p w14:paraId="4AB0ACF7" w14:textId="77777777" w:rsidR="00894368" w:rsidRDefault="00000000">
      <w:pPr>
        <w:spacing w:after="137" w:line="265" w:lineRule="auto"/>
        <w:ind w:left="189" w:right="0"/>
        <w:jc w:val="left"/>
      </w:pPr>
      <w:r>
        <w:t>Subjective Metrics</w:t>
      </w:r>
    </w:p>
    <w:p w14:paraId="76E864CE" w14:textId="77777777" w:rsidR="00894368" w:rsidRDefault="00000000">
      <w:pPr>
        <w:spacing w:after="173"/>
        <w:ind w:left="-15" w:right="0" w:firstLine="179"/>
      </w:pPr>
      <w:r>
        <w:t xml:space="preserve">System Usability Scale (SUS) To assess perceived usability, participants completed the SUS, a widely adopted 10-item questionnaire yielding a total score from 0 to 100, where higher scores reflect better usability Brooke, </w:t>
      </w:r>
      <w:r>
        <w:rPr>
          <w:color w:val="00007F"/>
        </w:rPr>
        <w:t>1996</w:t>
      </w:r>
      <w:r>
        <w:t xml:space="preserve">. A SUS score of 68 is considered the industry average; scores above this threshold indicate good usability, while lower scores may highlight areas for improvement Bangor, </w:t>
      </w:r>
      <w:proofErr w:type="spellStart"/>
      <w:r>
        <w:t>Kortum</w:t>
      </w:r>
      <w:proofErr w:type="spellEnd"/>
      <w:r>
        <w:t xml:space="preserve">, and Miller, </w:t>
      </w:r>
      <w:r>
        <w:rPr>
          <w:color w:val="00007F"/>
        </w:rPr>
        <w:t>2008</w:t>
      </w:r>
      <w:r>
        <w:t>.</w:t>
      </w:r>
    </w:p>
    <w:p w14:paraId="4C703450" w14:textId="77777777" w:rsidR="00894368" w:rsidRDefault="00000000">
      <w:pPr>
        <w:ind w:left="-15" w:right="0" w:firstLine="179"/>
      </w:pPr>
      <w:r>
        <w:lastRenderedPageBreak/>
        <w:t xml:space="preserve">Confidence and Clarity Measures Participants responded to four custom Likert-scale items targeting spatial clarity and navigation confidence. These items asked users to rate how </w:t>
      </w:r>
      <w:proofErr w:type="gramStart"/>
      <w:r>
        <w:t>clearly</w:t>
      </w:r>
      <w:proofErr w:type="gramEnd"/>
      <w:r>
        <w:t xml:space="preserve"> they could perceive obstacle locations and how confident they felt walking through the environment—both with and without the system. Each item was scored on a 1–5 scale, allowing us to quantify perceived differences in environmental awareness under assisted and unassisted conditions. The responses provided a subjective but valuable complement to the objective performance data.</w:t>
      </w:r>
    </w:p>
    <w:p w14:paraId="0793B61C" w14:textId="77777777" w:rsidR="00894368" w:rsidRDefault="00000000">
      <w:pPr>
        <w:spacing w:after="207"/>
        <w:ind w:left="-15" w:right="0" w:firstLine="179"/>
      </w:pPr>
      <w:r>
        <w:t xml:space="preserve">Post-Trials Qualitative Feedback - Semi Structured Interviews Participants were interviewed in a semi-structured format, allowing them to share their experiences using the system in their own words. The interviews were conducted in Hebrew, voice recorded, and later translated to English for analysis. After completing the manual overlay obstacle avoidance task, participants responded to a series of </w:t>
      </w:r>
      <w:proofErr w:type="gramStart"/>
      <w:r>
        <w:t>open ended</w:t>
      </w:r>
      <w:proofErr w:type="gramEnd"/>
      <w:r>
        <w:t xml:space="preserve"> questions about their overall experience, what worked well, what they found challenging, and how helpful the AR overlays were in avoiding obstacles. For example they were asked, “Did you feel confident using the system?” </w:t>
      </w:r>
      <w:proofErr w:type="gramStart"/>
      <w:r>
        <w:t>and ”How</w:t>
      </w:r>
      <w:proofErr w:type="gramEnd"/>
      <w:r>
        <w:t xml:space="preserve"> did you feel while using the system compared to when it was turned off?” and “Would you consider using such a system in real life?” Following the automatic detection task, participants were asked a separate set of questions focusing on that experience. These included prompts like, “How did the automatic system perform?”, “Was the timing of the object highlights appropriate?” This structure allowed us to capture detailed, stage-specific feedback and identify recurring themes in participants’ comfort levels, perceived reliability, and suggestions for improvements.</w:t>
      </w:r>
    </w:p>
    <w:p w14:paraId="48BE09DE" w14:textId="77777777" w:rsidR="00894368" w:rsidRDefault="00000000">
      <w:pPr>
        <w:pStyle w:val="Heading1"/>
        <w:ind w:left="277" w:hanging="288"/>
      </w:pPr>
      <w:r>
        <w:rPr>
          <w:sz w:val="18"/>
        </w:rPr>
        <w:t>R</w:t>
      </w:r>
      <w:r>
        <w:t>ESULTS</w:t>
      </w:r>
    </w:p>
    <w:p w14:paraId="3D8D5E3E" w14:textId="77777777" w:rsidR="00894368" w:rsidRDefault="00000000">
      <w:pPr>
        <w:pStyle w:val="Heading2"/>
        <w:ind w:left="414" w:hanging="429"/>
      </w:pPr>
      <w:r>
        <w:t>Pre-Experiment</w:t>
      </w:r>
      <w:r>
        <w:tab/>
        <w:t>Survey:</w:t>
      </w:r>
      <w:r>
        <w:tab/>
        <w:t>Night</w:t>
      </w:r>
      <w:r>
        <w:tab/>
        <w:t>Vision</w:t>
      </w:r>
      <w:r>
        <w:tab/>
      </w:r>
      <w:proofErr w:type="spellStart"/>
      <w:r>
        <w:t>SelfAssessment</w:t>
      </w:r>
      <w:proofErr w:type="spellEnd"/>
    </w:p>
    <w:p w14:paraId="73654D22" w14:textId="77777777" w:rsidR="00894368" w:rsidRDefault="00000000">
      <w:pPr>
        <w:ind w:left="-5" w:right="0"/>
      </w:pPr>
      <w:r>
        <w:t xml:space="preserve">First, we needed to establish a baseline understanding of participants’ visual capabilities, we analyzed responses from the </w:t>
      </w:r>
      <w:proofErr w:type="spellStart"/>
      <w:r>
        <w:t>preexperiment</w:t>
      </w:r>
      <w:proofErr w:type="spellEnd"/>
      <w:r>
        <w:t xml:space="preserve"> 14-item questionnaire. Responses revealed a clear and consistent pattern; under normal lighting conditions, participants reported high confidence in their navigation abilities (M = 3.50, SD = 0.97), distance estimation (M = 3.00, SD = 1.25), and object recognition (M = 2.30, SD = 1.25 for distant objects; M = 4.00, SD = 1.05 for nearby objects). However, in dim lighting conditions, participants reported significantly lower scores: navigation confidence dropped notably (M = 1.60, SD = 0.84), so did the distance estimation accuracy (M = 1.40, SD = 0.70) and object recognition (M = 1.40, SD = 1.26 for distant objects; M = 2.20, SD = 1.14 for nearby objects).</w:t>
      </w:r>
    </w:p>
    <w:p w14:paraId="104CFEAD" w14:textId="77777777" w:rsidR="00894368" w:rsidRDefault="00000000">
      <w:pPr>
        <w:spacing w:after="173"/>
        <w:ind w:left="-15" w:right="0" w:firstLine="199"/>
      </w:pPr>
      <w:r>
        <w:t>Notably, participants reported frequently colliding with objects in dim light environments (M = 1.20, SD = 0.42), despite rarely experiencing such collisions under normal lighting (M = 2.40, SD = 0.84). When navigating unfamiliar environments, similar patterns were found, with participants reporting comfort in normal lighting (M = 3.00, SD = 1.25) but considerable discomfort in dim light conditions (M = 1.30, SD = 0.67). These differences between normal and dim lighting were consistently large for all participants. Across every statement, participants reported feeling much less confident and capable in dim light conditions compared to normal light. These results were supported by a paired t-test that confirmed these differences were statistically significant (</w:t>
      </w:r>
      <w:proofErr w:type="gramStart"/>
      <w:r>
        <w:t>t(</w:t>
      </w:r>
      <w:proofErr w:type="gramEnd"/>
      <w:r>
        <w:t xml:space="preserve">9) = 8.0995, p = 0.00002005). These results suggest that our participants faced serious challenges in seeing and navigating when the lighting is poor, highlighting the importance of testing </w:t>
      </w:r>
      <w:r>
        <w:t>whether AR overlays can help improve their mobility and confidence in such environments.</w:t>
      </w:r>
    </w:p>
    <w:p w14:paraId="74D2E6EC" w14:textId="77777777" w:rsidR="00894368" w:rsidRDefault="00000000">
      <w:pPr>
        <w:pStyle w:val="Heading2"/>
        <w:ind w:left="414" w:hanging="429"/>
      </w:pPr>
      <w:r>
        <w:t>Object Counting Task Results</w:t>
      </w:r>
    </w:p>
    <w:p w14:paraId="59F1CECA" w14:textId="77777777" w:rsidR="00894368" w:rsidRDefault="00000000">
      <w:pPr>
        <w:ind w:left="-5" w:right="0"/>
      </w:pPr>
      <w:r>
        <w:t>In the object counting task, participants were asked how many chairs they detected within 10 seconds. Without AR highlights, seven out of ten participants failed to detect any chair in at least one of the configurations, and four participants (P</w:t>
      </w:r>
      <w:proofErr w:type="gramStart"/>
      <w:r>
        <w:t>6,P</w:t>
      </w:r>
      <w:proofErr w:type="gramEnd"/>
      <w:r>
        <w:t xml:space="preserve">7,P9, P10) were unable to detect any chairs in either configuration. When the same tasks were performed with the AR highlights, all participants correctly identified and detected all the chairs in both configurations, achieving a perfect accuracy of 100% (seeing 2 out of 2 in the </w:t>
      </w:r>
      <w:proofErr w:type="spellStart"/>
      <w:r>
        <w:t>twochair</w:t>
      </w:r>
      <w:proofErr w:type="spellEnd"/>
      <w:r>
        <w:t xml:space="preserve"> configuration and 4 out of 4 in the four-chair configuration).</w:t>
      </w:r>
    </w:p>
    <w:p w14:paraId="2C96FA2B" w14:textId="77777777" w:rsidR="00894368" w:rsidRDefault="00000000">
      <w:pPr>
        <w:ind w:left="-15" w:right="0" w:firstLine="199"/>
      </w:pPr>
      <w:r>
        <w:t>These findings demonstrate that under dim lighting conditions, many participants with night blindness essentially experienced complete object detection failure without assistive technology. The</w:t>
      </w:r>
    </w:p>
    <w:p w14:paraId="370814D8" w14:textId="77777777" w:rsidR="00894368" w:rsidRDefault="00000000">
      <w:pPr>
        <w:spacing w:after="40" w:line="259" w:lineRule="auto"/>
        <w:ind w:left="934" w:right="0" w:firstLine="0"/>
        <w:jc w:val="left"/>
      </w:pPr>
      <w:r>
        <w:rPr>
          <w:noProof/>
        </w:rPr>
        <w:drawing>
          <wp:inline distT="0" distB="0" distL="0" distR="0" wp14:anchorId="611C4612" wp14:editId="14B90D43">
            <wp:extent cx="2011680" cy="1581912"/>
            <wp:effectExtent l="0" t="0" r="0" b="0"/>
            <wp:docPr id="38425" name="Picture 38425"/>
            <wp:cNvGraphicFramePr/>
            <a:graphic xmlns:a="http://schemas.openxmlformats.org/drawingml/2006/main">
              <a:graphicData uri="http://schemas.openxmlformats.org/drawingml/2006/picture">
                <pic:pic xmlns:pic="http://schemas.openxmlformats.org/drawingml/2006/picture">
                  <pic:nvPicPr>
                    <pic:cNvPr id="38425" name="Picture 38425"/>
                    <pic:cNvPicPr/>
                  </pic:nvPicPr>
                  <pic:blipFill>
                    <a:blip r:embed="rId13"/>
                    <a:stretch>
                      <a:fillRect/>
                    </a:stretch>
                  </pic:blipFill>
                  <pic:spPr>
                    <a:xfrm>
                      <a:off x="0" y="0"/>
                      <a:ext cx="2011680" cy="1581912"/>
                    </a:xfrm>
                    <a:prstGeom prst="rect">
                      <a:avLst/>
                    </a:prstGeom>
                  </pic:spPr>
                </pic:pic>
              </a:graphicData>
            </a:graphic>
          </wp:inline>
        </w:drawing>
      </w:r>
    </w:p>
    <w:p w14:paraId="4C147869" w14:textId="77777777" w:rsidR="00894368" w:rsidRDefault="00000000">
      <w:pPr>
        <w:pStyle w:val="Heading3"/>
        <w:tabs>
          <w:tab w:val="center" w:pos="1981"/>
          <w:tab w:val="center" w:pos="2505"/>
        </w:tabs>
        <w:ind w:right="0"/>
        <w:jc w:val="left"/>
      </w:pPr>
      <w:r>
        <w:rPr>
          <w:rFonts w:ascii="Calibri" w:eastAsia="Calibri" w:hAnsi="Calibri" w:cs="Calibri"/>
          <w:b w:val="0"/>
          <w:sz w:val="22"/>
        </w:rPr>
        <w:tab/>
      </w:r>
      <w:proofErr w:type="spellStart"/>
      <w:r>
        <w:t>Ligh</w:t>
      </w:r>
      <w:proofErr w:type="spellEnd"/>
      <w:r>
        <w:t xml:space="preserve"> i g</w:t>
      </w:r>
      <w:r>
        <w:tab/>
      </w:r>
      <w:proofErr w:type="spellStart"/>
      <w:r>
        <w:t>i</w:t>
      </w:r>
      <w:proofErr w:type="spellEnd"/>
      <w:r>
        <w:t xml:space="preserve"> </w:t>
      </w:r>
      <w:proofErr w:type="spellStart"/>
      <w:r>
        <w:t>i</w:t>
      </w:r>
      <w:proofErr w:type="spellEnd"/>
    </w:p>
    <w:p w14:paraId="485C3B19" w14:textId="77777777" w:rsidR="00894368" w:rsidRDefault="00000000">
      <w:pPr>
        <w:spacing w:after="445"/>
        <w:ind w:left="-5" w:right="0"/>
      </w:pPr>
      <w:r>
        <w:t>Figure 5: Participants’ self-reported navigation confidence scores across normal and dim lighting conditions, from a 14-item questionnaire assessing their vision capability. Each colored line represents one participant’s confidence ratings on a 5-point Likert scale, where higher scores indicate greater confidence.</w:t>
      </w:r>
    </w:p>
    <w:p w14:paraId="1553F797" w14:textId="77777777" w:rsidR="00894368" w:rsidRDefault="00000000">
      <w:pPr>
        <w:spacing w:after="264"/>
        <w:ind w:left="-5" w:right="0"/>
      </w:pPr>
      <w:r>
        <w:t>perfect performance across all participants with AR highlights suggests that the AR overlays and enhancements effectively compensated for the visual limitations caused by night blindness in dim lighting conditions. Moreover, although response time was not measured, in the control condition, participants used the full duration without successfully detecting all the chairs. In contrast, when the AR highlights were active, all participants completed the task very quickly and before the 10 seconds time limit had elapsed, indicating substantial reduction in search time and increase in accuracy. These results also align with participants’ self-reported difficulties in identifying objects in low light environments as indicated in the pre-experimental survey and provide a foundation for the efficacy of AR-based visual enhancements for individuals with night blindness.</w:t>
      </w:r>
    </w:p>
    <w:p w14:paraId="514E1699" w14:textId="77777777" w:rsidR="00894368" w:rsidRDefault="00000000">
      <w:pPr>
        <w:spacing w:after="21" w:line="216" w:lineRule="auto"/>
        <w:ind w:left="214" w:right="0" w:firstLine="760"/>
        <w:jc w:val="left"/>
      </w:pPr>
      <w:r>
        <w:rPr>
          <w:noProof/>
          <w:sz w:val="22"/>
        </w:rPr>
        <mc:AlternateContent>
          <mc:Choice Requires="wpg">
            <w:drawing>
              <wp:anchor distT="0" distB="0" distL="114300" distR="114300" simplePos="0" relativeHeight="251658240" behindDoc="1" locked="0" layoutInCell="1" allowOverlap="1" wp14:anchorId="1A3E8C53" wp14:editId="6C99FC7B">
                <wp:simplePos x="0" y="0"/>
                <wp:positionH relativeFrom="column">
                  <wp:posOffset>69457</wp:posOffset>
                </wp:positionH>
                <wp:positionV relativeFrom="paragraph">
                  <wp:posOffset>-50459</wp:posOffset>
                </wp:positionV>
                <wp:extent cx="2909659" cy="379463"/>
                <wp:effectExtent l="0" t="0" r="0" b="0"/>
                <wp:wrapNone/>
                <wp:docPr id="33413" name="Group 33413"/>
                <wp:cNvGraphicFramePr/>
                <a:graphic xmlns:a="http://schemas.openxmlformats.org/drawingml/2006/main">
                  <a:graphicData uri="http://schemas.microsoft.com/office/word/2010/wordprocessingGroup">
                    <wpg:wgp>
                      <wpg:cNvGrpSpPr/>
                      <wpg:grpSpPr>
                        <a:xfrm>
                          <a:off x="0" y="0"/>
                          <a:ext cx="2909659" cy="379463"/>
                          <a:chOff x="0" y="0"/>
                          <a:chExt cx="2909659" cy="379463"/>
                        </a:xfrm>
                      </wpg:grpSpPr>
                      <wps:wsp>
                        <wps:cNvPr id="1308" name="Shape 1308"/>
                        <wps:cNvSpPr/>
                        <wps:spPr>
                          <a:xfrm>
                            <a:off x="0" y="0"/>
                            <a:ext cx="2909659" cy="0"/>
                          </a:xfrm>
                          <a:custGeom>
                            <a:avLst/>
                            <a:gdLst/>
                            <a:ahLst/>
                            <a:cxnLst/>
                            <a:rect l="0" t="0" r="0" b="0"/>
                            <a:pathLst>
                              <a:path w="2909659">
                                <a:moveTo>
                                  <a:pt x="0" y="0"/>
                                </a:moveTo>
                                <a:lnTo>
                                  <a:pt x="290965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11" name="Shape 1311"/>
                        <wps:cNvSpPr/>
                        <wps:spPr>
                          <a:xfrm>
                            <a:off x="545935" y="190678"/>
                            <a:ext cx="1155599" cy="0"/>
                          </a:xfrm>
                          <a:custGeom>
                            <a:avLst/>
                            <a:gdLst/>
                            <a:ahLst/>
                            <a:cxnLst/>
                            <a:rect l="0" t="0" r="0" b="0"/>
                            <a:pathLst>
                              <a:path w="1155599">
                                <a:moveTo>
                                  <a:pt x="0" y="0"/>
                                </a:moveTo>
                                <a:lnTo>
                                  <a:pt x="1155599"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s:wsp>
                        <wps:cNvPr id="1312" name="Shape 1312"/>
                        <wps:cNvSpPr/>
                        <wps:spPr>
                          <a:xfrm>
                            <a:off x="1828050" y="190678"/>
                            <a:ext cx="1018337" cy="0"/>
                          </a:xfrm>
                          <a:custGeom>
                            <a:avLst/>
                            <a:gdLst/>
                            <a:ahLst/>
                            <a:cxnLst/>
                            <a:rect l="0" t="0" r="0" b="0"/>
                            <a:pathLst>
                              <a:path w="1018337">
                                <a:moveTo>
                                  <a:pt x="0" y="0"/>
                                </a:moveTo>
                                <a:lnTo>
                                  <a:pt x="1018337"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s:wsp>
                        <wps:cNvPr id="1314" name="Shape 1314"/>
                        <wps:cNvSpPr/>
                        <wps:spPr>
                          <a:xfrm>
                            <a:off x="0" y="379463"/>
                            <a:ext cx="2909659" cy="0"/>
                          </a:xfrm>
                          <a:custGeom>
                            <a:avLst/>
                            <a:gdLst/>
                            <a:ahLst/>
                            <a:cxnLst/>
                            <a:rect l="0" t="0" r="0" b="0"/>
                            <a:pathLst>
                              <a:path w="2909659">
                                <a:moveTo>
                                  <a:pt x="0" y="0"/>
                                </a:moveTo>
                                <a:lnTo>
                                  <a:pt x="29096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13" style="width:229.107pt;height:29.879pt;position:absolute;z-index:-2147483434;mso-position-horizontal-relative:text;mso-position-horizontal:absolute;margin-left:5.46902pt;mso-position-vertical-relative:text;margin-top:-3.97321pt;" coordsize="29096,3794">
                <v:shape id="Shape 1308" style="position:absolute;width:29096;height:0;left:0;top:0;" coordsize="2909659,0" path="m0,0l2909659,0">
                  <v:stroke weight="0.797pt" endcap="flat" joinstyle="miter" miterlimit="10" on="true" color="#000000"/>
                  <v:fill on="false" color="#000000" opacity="0"/>
                </v:shape>
                <v:shape id="Shape 1311" style="position:absolute;width:11555;height:0;left:5459;top:1906;" coordsize="1155599,0" path="m0,0l1155599,0">
                  <v:stroke weight="0.299pt" endcap="flat" joinstyle="miter" miterlimit="10" on="true" color="#000000"/>
                  <v:fill on="false" color="#000000" opacity="0"/>
                </v:shape>
                <v:shape id="Shape 1312" style="position:absolute;width:10183;height:0;left:18280;top:1906;" coordsize="1018337,0" path="m0,0l1018337,0">
                  <v:stroke weight="0.299pt" endcap="flat" joinstyle="miter" miterlimit="10" on="true" color="#000000"/>
                  <v:fill on="false" color="#000000" opacity="0"/>
                </v:shape>
                <v:shape id="Shape 1314" style="position:absolute;width:29096;height:0;left:0;top:3794;" coordsize="2909659,0" path="m0,0l2909659,0">
                  <v:stroke weight="0.498pt" endcap="flat" joinstyle="miter" miterlimit="10" on="true" color="#000000"/>
                  <v:fill on="false" color="#000000" opacity="0"/>
                </v:shape>
              </v:group>
            </w:pict>
          </mc:Fallback>
        </mc:AlternateContent>
      </w:r>
      <w:r>
        <w:t xml:space="preserve">Without AR Assistance </w:t>
      </w:r>
      <w:proofErr w:type="gramStart"/>
      <w:r>
        <w:t>With</w:t>
      </w:r>
      <w:proofErr w:type="gramEnd"/>
      <w:r>
        <w:t xml:space="preserve"> AR Assistance Subject</w:t>
      </w:r>
    </w:p>
    <w:p w14:paraId="3BC5D502" w14:textId="77777777" w:rsidR="00894368" w:rsidRDefault="00000000">
      <w:pPr>
        <w:tabs>
          <w:tab w:val="center" w:pos="1231"/>
          <w:tab w:val="center" w:pos="2270"/>
          <w:tab w:val="center" w:pos="3250"/>
          <w:tab w:val="center" w:pos="4211"/>
        </w:tabs>
        <w:spacing w:after="21" w:line="216" w:lineRule="auto"/>
        <w:ind w:left="0" w:right="0" w:firstLine="0"/>
        <w:jc w:val="left"/>
      </w:pPr>
      <w:r>
        <w:rPr>
          <w:sz w:val="22"/>
        </w:rPr>
        <w:tab/>
      </w:r>
      <w:r>
        <w:t>2 Objects</w:t>
      </w:r>
      <w:r>
        <w:tab/>
        <w:t>4 Objects</w:t>
      </w:r>
      <w:r>
        <w:tab/>
        <w:t>2 Objects</w:t>
      </w:r>
      <w:r>
        <w:tab/>
        <w:t>4 Objects</w:t>
      </w:r>
    </w:p>
    <w:p w14:paraId="2F897702"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tab/>
      </w:r>
      <w:r>
        <w:t>P1</w:t>
      </w:r>
      <w:r>
        <w:tab/>
        <w:t>2</w:t>
      </w:r>
      <w:r>
        <w:tab/>
        <w:t>4</w:t>
      </w:r>
      <w:r>
        <w:tab/>
        <w:t>2</w:t>
      </w:r>
      <w:r>
        <w:tab/>
        <w:t>4</w:t>
      </w:r>
    </w:p>
    <w:p w14:paraId="47A753EE"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tab/>
      </w:r>
      <w:r>
        <w:t>P2</w:t>
      </w:r>
      <w:r>
        <w:tab/>
        <w:t>0</w:t>
      </w:r>
      <w:r>
        <w:tab/>
        <w:t>2</w:t>
      </w:r>
      <w:r>
        <w:tab/>
        <w:t>2</w:t>
      </w:r>
      <w:r>
        <w:tab/>
        <w:t>4</w:t>
      </w:r>
    </w:p>
    <w:p w14:paraId="794BA0E2"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tab/>
      </w:r>
      <w:r>
        <w:t>P3</w:t>
      </w:r>
      <w:r>
        <w:tab/>
        <w:t>2</w:t>
      </w:r>
      <w:r>
        <w:tab/>
        <w:t>4</w:t>
      </w:r>
      <w:r>
        <w:tab/>
        <w:t>2</w:t>
      </w:r>
      <w:r>
        <w:tab/>
        <w:t>4</w:t>
      </w:r>
    </w:p>
    <w:p w14:paraId="6567EC9E"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lastRenderedPageBreak/>
        <w:tab/>
      </w:r>
      <w:r>
        <w:t>P4</w:t>
      </w:r>
      <w:r>
        <w:tab/>
        <w:t>1</w:t>
      </w:r>
      <w:r>
        <w:tab/>
        <w:t>2</w:t>
      </w:r>
      <w:r>
        <w:tab/>
        <w:t>2</w:t>
      </w:r>
      <w:r>
        <w:tab/>
        <w:t>4</w:t>
      </w:r>
    </w:p>
    <w:p w14:paraId="5EED669A"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tab/>
      </w:r>
      <w:r>
        <w:t>P5</w:t>
      </w:r>
      <w:r>
        <w:tab/>
        <w:t>1</w:t>
      </w:r>
      <w:r>
        <w:tab/>
        <w:t>3</w:t>
      </w:r>
      <w:r>
        <w:tab/>
        <w:t>2</w:t>
      </w:r>
      <w:r>
        <w:tab/>
        <w:t>4</w:t>
      </w:r>
    </w:p>
    <w:p w14:paraId="54860FCA"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tab/>
      </w:r>
      <w:r>
        <w:t>P6</w:t>
      </w:r>
      <w:r>
        <w:tab/>
        <w:t>0</w:t>
      </w:r>
      <w:r>
        <w:tab/>
        <w:t>3</w:t>
      </w:r>
      <w:r>
        <w:tab/>
        <w:t>2</w:t>
      </w:r>
      <w:r>
        <w:tab/>
        <w:t>4</w:t>
      </w:r>
    </w:p>
    <w:p w14:paraId="36189D2A"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tab/>
      </w:r>
      <w:r>
        <w:t>P7</w:t>
      </w:r>
      <w:r>
        <w:tab/>
        <w:t>0</w:t>
      </w:r>
      <w:r>
        <w:tab/>
        <w:t>0</w:t>
      </w:r>
      <w:r>
        <w:tab/>
        <w:t>2</w:t>
      </w:r>
      <w:r>
        <w:tab/>
        <w:t>4</w:t>
      </w:r>
    </w:p>
    <w:p w14:paraId="6952137F"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tab/>
      </w:r>
      <w:r>
        <w:t>P8</w:t>
      </w:r>
      <w:r>
        <w:tab/>
        <w:t>0</w:t>
      </w:r>
      <w:r>
        <w:tab/>
        <w:t>0</w:t>
      </w:r>
      <w:r>
        <w:tab/>
        <w:t>2</w:t>
      </w:r>
      <w:r>
        <w:tab/>
        <w:t>4</w:t>
      </w:r>
    </w:p>
    <w:p w14:paraId="0CC2D4AB" w14:textId="77777777" w:rsidR="00894368" w:rsidRDefault="00000000">
      <w:pPr>
        <w:tabs>
          <w:tab w:val="center" w:pos="324"/>
          <w:tab w:val="center" w:pos="1230"/>
          <w:tab w:val="center" w:pos="2270"/>
          <w:tab w:val="center" w:pos="3250"/>
          <w:tab w:val="center" w:pos="4211"/>
        </w:tabs>
        <w:spacing w:after="160" w:line="259" w:lineRule="auto"/>
        <w:ind w:left="0" w:right="0" w:firstLine="0"/>
        <w:jc w:val="left"/>
      </w:pPr>
      <w:r>
        <w:rPr>
          <w:sz w:val="22"/>
        </w:rPr>
        <w:tab/>
      </w:r>
      <w:r>
        <w:t>P9</w:t>
      </w:r>
      <w:r>
        <w:tab/>
        <w:t>0</w:t>
      </w:r>
      <w:r>
        <w:tab/>
        <w:t>0</w:t>
      </w:r>
      <w:r>
        <w:tab/>
        <w:t>2</w:t>
      </w:r>
      <w:r>
        <w:tab/>
        <w:t>4</w:t>
      </w:r>
    </w:p>
    <w:p w14:paraId="29655C52" w14:textId="77777777" w:rsidR="00894368" w:rsidRDefault="00000000">
      <w:pPr>
        <w:tabs>
          <w:tab w:val="center" w:pos="368"/>
          <w:tab w:val="center" w:pos="1230"/>
          <w:tab w:val="center" w:pos="2270"/>
          <w:tab w:val="center" w:pos="3250"/>
          <w:tab w:val="center" w:pos="4211"/>
        </w:tabs>
        <w:spacing w:after="160" w:line="259" w:lineRule="auto"/>
        <w:ind w:left="0" w:right="0" w:firstLine="0"/>
        <w:jc w:val="left"/>
      </w:pPr>
      <w:r>
        <w:rPr>
          <w:sz w:val="22"/>
        </w:rPr>
        <w:tab/>
      </w:r>
      <w:r>
        <w:t>P10</w:t>
      </w:r>
      <w:r>
        <w:tab/>
        <w:t>0</w:t>
      </w:r>
      <w:r>
        <w:tab/>
        <w:t>0</w:t>
      </w:r>
      <w:r>
        <w:tab/>
        <w:t>2</w:t>
      </w:r>
      <w:r>
        <w:tab/>
        <w:t>4</w:t>
      </w:r>
    </w:p>
    <w:p w14:paraId="3093721C" w14:textId="77777777" w:rsidR="00894368" w:rsidRDefault="00000000">
      <w:pPr>
        <w:spacing w:after="225" w:line="259" w:lineRule="auto"/>
        <w:ind w:left="109" w:right="0" w:firstLine="0"/>
        <w:jc w:val="left"/>
      </w:pPr>
      <w:r>
        <w:rPr>
          <w:noProof/>
          <w:sz w:val="22"/>
        </w:rPr>
        <mc:AlternateContent>
          <mc:Choice Requires="wpg">
            <w:drawing>
              <wp:inline distT="0" distB="0" distL="0" distR="0" wp14:anchorId="6A77DA97" wp14:editId="1309BFE1">
                <wp:extent cx="2909659" cy="10122"/>
                <wp:effectExtent l="0" t="0" r="0" b="0"/>
                <wp:docPr id="33414" name="Group 33414"/>
                <wp:cNvGraphicFramePr/>
                <a:graphic xmlns:a="http://schemas.openxmlformats.org/drawingml/2006/main">
                  <a:graphicData uri="http://schemas.microsoft.com/office/word/2010/wordprocessingGroup">
                    <wpg:wgp>
                      <wpg:cNvGrpSpPr/>
                      <wpg:grpSpPr>
                        <a:xfrm>
                          <a:off x="0" y="0"/>
                          <a:ext cx="2909659" cy="10122"/>
                          <a:chOff x="0" y="0"/>
                          <a:chExt cx="2909659" cy="10122"/>
                        </a:xfrm>
                      </wpg:grpSpPr>
                      <wps:wsp>
                        <wps:cNvPr id="1325" name="Shape 1325"/>
                        <wps:cNvSpPr/>
                        <wps:spPr>
                          <a:xfrm>
                            <a:off x="0" y="0"/>
                            <a:ext cx="2909659" cy="0"/>
                          </a:xfrm>
                          <a:custGeom>
                            <a:avLst/>
                            <a:gdLst/>
                            <a:ahLst/>
                            <a:cxnLst/>
                            <a:rect l="0" t="0" r="0" b="0"/>
                            <a:pathLst>
                              <a:path w="2909659">
                                <a:moveTo>
                                  <a:pt x="0" y="0"/>
                                </a:moveTo>
                                <a:lnTo>
                                  <a:pt x="290965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14" style="width:229.107pt;height:0.797pt;mso-position-horizontal-relative:char;mso-position-vertical-relative:line" coordsize="29096,101">
                <v:shape id="Shape 1325" style="position:absolute;width:29096;height:0;left:0;top:0;" coordsize="2909659,0" path="m0,0l2909659,0">
                  <v:stroke weight="0.797pt" endcap="flat" joinstyle="miter" miterlimit="10" on="true" color="#000000"/>
                  <v:fill on="false" color="#000000" opacity="0"/>
                </v:shape>
              </v:group>
            </w:pict>
          </mc:Fallback>
        </mc:AlternateContent>
      </w:r>
    </w:p>
    <w:p w14:paraId="238D581E" w14:textId="77777777" w:rsidR="00894368" w:rsidRDefault="00000000">
      <w:pPr>
        <w:spacing w:after="447"/>
        <w:ind w:left="-5" w:right="0"/>
      </w:pPr>
      <w:r>
        <w:t>Table 2: Each cell shows the number of objects (chairs) correctly counted by participants under four conditions: without visual assistance and with visual assistance, for 2-chair and 4-chair setups. Visual assistance enabled all participants to correctly count the objects, highlighting the system’s efficacy in supporting perceptual accuracy under low-visibility conditions.</w:t>
      </w:r>
    </w:p>
    <w:p w14:paraId="007A365E" w14:textId="77777777" w:rsidR="00894368" w:rsidRDefault="00000000">
      <w:pPr>
        <w:pStyle w:val="Heading2"/>
        <w:ind w:left="414" w:hanging="429"/>
      </w:pPr>
      <w:r>
        <w:t>Obstacle Navigation Task Results</w:t>
      </w:r>
    </w:p>
    <w:p w14:paraId="6B8461DA" w14:textId="77777777" w:rsidR="00894368" w:rsidRDefault="00000000">
      <w:pPr>
        <w:spacing w:after="34" w:line="265" w:lineRule="auto"/>
        <w:ind w:left="563" w:right="0" w:hanging="578"/>
        <w:jc w:val="left"/>
      </w:pPr>
      <w:r>
        <w:t>4.3.1</w:t>
      </w:r>
      <w:r>
        <w:tab/>
        <w:t>Analysis of Completion Times and Collision with Obstacles</w:t>
      </w:r>
    </w:p>
    <w:tbl>
      <w:tblPr>
        <w:tblStyle w:val="TableGrid"/>
        <w:tblpPr w:vertAnchor="text" w:horzAnchor="margin" w:tblpY="559"/>
        <w:tblOverlap w:val="never"/>
        <w:tblW w:w="10080" w:type="dxa"/>
        <w:tblInd w:w="0" w:type="dxa"/>
        <w:tblLook w:val="04A0" w:firstRow="1" w:lastRow="0" w:firstColumn="1" w:lastColumn="0" w:noHBand="0" w:noVBand="1"/>
      </w:tblPr>
      <w:tblGrid>
        <w:gridCol w:w="10080"/>
      </w:tblGrid>
      <w:tr w:rsidR="00894368" w14:paraId="5323354C" w14:textId="77777777">
        <w:trPr>
          <w:trHeight w:val="957"/>
        </w:trPr>
        <w:tc>
          <w:tcPr>
            <w:tcW w:w="10080" w:type="dxa"/>
            <w:tcBorders>
              <w:top w:val="nil"/>
              <w:left w:val="nil"/>
              <w:bottom w:val="nil"/>
              <w:right w:val="nil"/>
            </w:tcBorders>
            <w:vAlign w:val="bottom"/>
          </w:tcPr>
          <w:tbl>
            <w:tblPr>
              <w:tblStyle w:val="TableGrid"/>
              <w:tblpPr w:vertAnchor="text" w:tblpX="1606" w:tblpY="-4146"/>
              <w:tblOverlap w:val="never"/>
              <w:tblW w:w="7820" w:type="dxa"/>
              <w:tblInd w:w="0" w:type="dxa"/>
              <w:tblLook w:val="04A0" w:firstRow="1" w:lastRow="0" w:firstColumn="1" w:lastColumn="0" w:noHBand="0" w:noVBand="1"/>
            </w:tblPr>
            <w:tblGrid>
              <w:gridCol w:w="731"/>
              <w:gridCol w:w="667"/>
              <w:gridCol w:w="1684"/>
              <w:gridCol w:w="1067"/>
              <w:gridCol w:w="1032"/>
              <w:gridCol w:w="245"/>
              <w:gridCol w:w="398"/>
              <w:gridCol w:w="1996"/>
            </w:tblGrid>
            <w:tr w:rsidR="00894368" w14:paraId="2A6DC66E" w14:textId="77777777">
              <w:trPr>
                <w:trHeight w:val="341"/>
              </w:trPr>
              <w:tc>
                <w:tcPr>
                  <w:tcW w:w="730" w:type="dxa"/>
                  <w:tcBorders>
                    <w:top w:val="nil"/>
                    <w:left w:val="nil"/>
                    <w:bottom w:val="nil"/>
                    <w:right w:val="nil"/>
                  </w:tcBorders>
                </w:tcPr>
                <w:p w14:paraId="50AAE0C1" w14:textId="77777777" w:rsidR="00894368" w:rsidRDefault="00894368">
                  <w:pPr>
                    <w:spacing w:after="160" w:line="259" w:lineRule="auto"/>
                    <w:ind w:left="0" w:right="0" w:firstLine="0"/>
                    <w:jc w:val="left"/>
                  </w:pPr>
                </w:p>
              </w:tc>
              <w:tc>
                <w:tcPr>
                  <w:tcW w:w="667" w:type="dxa"/>
                  <w:tcBorders>
                    <w:top w:val="nil"/>
                    <w:left w:val="nil"/>
                    <w:bottom w:val="nil"/>
                    <w:right w:val="nil"/>
                  </w:tcBorders>
                </w:tcPr>
                <w:p w14:paraId="467D3B62" w14:textId="77777777" w:rsidR="00894368" w:rsidRDefault="00000000">
                  <w:pPr>
                    <w:spacing w:after="0" w:line="259" w:lineRule="auto"/>
                    <w:ind w:left="219" w:right="0" w:firstLine="0"/>
                    <w:jc w:val="center"/>
                  </w:pPr>
                  <w:proofErr w:type="spellStart"/>
                  <w:r>
                    <w:rPr>
                      <w:rFonts w:ascii="Arial" w:eastAsia="Arial" w:hAnsi="Arial" w:cs="Arial"/>
                      <w:b/>
                      <w:sz w:val="17"/>
                    </w:rPr>
                    <w:t>ig</w:t>
                  </w:r>
                  <w:proofErr w:type="spellEnd"/>
                </w:p>
              </w:tc>
              <w:tc>
                <w:tcPr>
                  <w:tcW w:w="1684" w:type="dxa"/>
                  <w:tcBorders>
                    <w:top w:val="nil"/>
                    <w:left w:val="nil"/>
                    <w:bottom w:val="nil"/>
                    <w:right w:val="nil"/>
                  </w:tcBorders>
                </w:tcPr>
                <w:p w14:paraId="4D5BEE53" w14:textId="77777777" w:rsidR="00894368" w:rsidRDefault="00000000">
                  <w:pPr>
                    <w:spacing w:after="0" w:line="259" w:lineRule="auto"/>
                    <w:ind w:left="0" w:right="0" w:firstLine="0"/>
                    <w:jc w:val="left"/>
                  </w:pPr>
                  <w:proofErr w:type="spellStart"/>
                  <w:r>
                    <w:rPr>
                      <w:rFonts w:ascii="Arial" w:eastAsia="Arial" w:hAnsi="Arial" w:cs="Arial"/>
                      <w:b/>
                      <w:sz w:val="17"/>
                    </w:rPr>
                    <w:t>i</w:t>
                  </w:r>
                  <w:proofErr w:type="spellEnd"/>
                </w:p>
              </w:tc>
              <w:tc>
                <w:tcPr>
                  <w:tcW w:w="1067" w:type="dxa"/>
                  <w:tcBorders>
                    <w:top w:val="nil"/>
                    <w:left w:val="nil"/>
                    <w:bottom w:val="nil"/>
                    <w:right w:val="nil"/>
                  </w:tcBorders>
                </w:tcPr>
                <w:p w14:paraId="5AD2CA2E" w14:textId="77777777" w:rsidR="00894368" w:rsidRDefault="00000000">
                  <w:pPr>
                    <w:tabs>
                      <w:tab w:val="right" w:pos="1067"/>
                    </w:tabs>
                    <w:spacing w:after="0" w:line="259" w:lineRule="auto"/>
                    <w:ind w:left="0" w:right="0" w:firstLine="0"/>
                    <w:jc w:val="left"/>
                  </w:pPr>
                  <w:proofErr w:type="spellStart"/>
                  <w:r>
                    <w:rPr>
                      <w:rFonts w:ascii="Arial" w:eastAsia="Arial" w:hAnsi="Arial" w:cs="Arial"/>
                      <w:b/>
                      <w:sz w:val="17"/>
                    </w:rPr>
                    <w:t>ly</w:t>
                  </w:r>
                  <w:proofErr w:type="spellEnd"/>
                  <w:r>
                    <w:rPr>
                      <w:rFonts w:ascii="Arial" w:eastAsia="Arial" w:hAnsi="Arial" w:cs="Arial"/>
                      <w:b/>
                      <w:sz w:val="17"/>
                    </w:rPr>
                    <w:t xml:space="preserve"> </w:t>
                  </w:r>
                  <w:proofErr w:type="gramStart"/>
                  <w:r>
                    <w:rPr>
                      <w:rFonts w:ascii="Arial" w:eastAsia="Arial" w:hAnsi="Arial" w:cs="Arial"/>
                      <w:b/>
                      <w:sz w:val="17"/>
                    </w:rPr>
                    <w:t>i :</w:t>
                  </w:r>
                  <w:proofErr w:type="gramEnd"/>
                  <w:r>
                    <w:rPr>
                      <w:rFonts w:ascii="Arial" w:eastAsia="Arial" w:hAnsi="Arial" w:cs="Arial"/>
                      <w:b/>
                      <w:sz w:val="17"/>
                    </w:rPr>
                    <w:tab/>
                  </w:r>
                  <w:proofErr w:type="spellStart"/>
                  <w:r>
                    <w:rPr>
                      <w:rFonts w:ascii="Arial" w:eastAsia="Arial" w:hAnsi="Arial" w:cs="Arial"/>
                      <w:b/>
                      <w:sz w:val="17"/>
                    </w:rPr>
                    <w:t>lli</w:t>
                  </w:r>
                  <w:proofErr w:type="spellEnd"/>
                  <w:r>
                    <w:rPr>
                      <w:rFonts w:ascii="Arial" w:eastAsia="Arial" w:hAnsi="Arial" w:cs="Arial"/>
                      <w:b/>
                      <w:sz w:val="17"/>
                    </w:rPr>
                    <w:t xml:space="preserve"> </w:t>
                  </w:r>
                  <w:proofErr w:type="spellStart"/>
                  <w:r>
                    <w:rPr>
                      <w:rFonts w:ascii="Arial" w:eastAsia="Arial" w:hAnsi="Arial" w:cs="Arial"/>
                      <w:b/>
                      <w:sz w:val="17"/>
                    </w:rPr>
                    <w:t>i</w:t>
                  </w:r>
                  <w:proofErr w:type="spellEnd"/>
                </w:p>
              </w:tc>
              <w:tc>
                <w:tcPr>
                  <w:tcW w:w="1032" w:type="dxa"/>
                  <w:tcBorders>
                    <w:top w:val="nil"/>
                    <w:left w:val="nil"/>
                    <w:bottom w:val="nil"/>
                    <w:right w:val="nil"/>
                  </w:tcBorders>
                </w:tcPr>
                <w:p w14:paraId="63A3335B" w14:textId="77777777" w:rsidR="00894368" w:rsidRDefault="00894368">
                  <w:pPr>
                    <w:spacing w:after="160" w:line="259" w:lineRule="auto"/>
                    <w:ind w:left="0" w:right="0" w:firstLine="0"/>
                    <w:jc w:val="left"/>
                  </w:pPr>
                </w:p>
              </w:tc>
              <w:tc>
                <w:tcPr>
                  <w:tcW w:w="245" w:type="dxa"/>
                  <w:tcBorders>
                    <w:top w:val="nil"/>
                    <w:left w:val="nil"/>
                    <w:bottom w:val="nil"/>
                    <w:right w:val="nil"/>
                  </w:tcBorders>
                </w:tcPr>
                <w:p w14:paraId="06F61270" w14:textId="77777777" w:rsidR="00894368" w:rsidRDefault="00000000">
                  <w:pPr>
                    <w:spacing w:after="0" w:line="259" w:lineRule="auto"/>
                    <w:ind w:left="49" w:right="0" w:firstLine="0"/>
                    <w:jc w:val="left"/>
                  </w:pPr>
                  <w:r>
                    <w:rPr>
                      <w:rFonts w:ascii="Arial" w:eastAsia="Arial" w:hAnsi="Arial" w:cs="Arial"/>
                      <w:b/>
                      <w:sz w:val="17"/>
                    </w:rPr>
                    <w:t>l</w:t>
                  </w:r>
                </w:p>
              </w:tc>
              <w:tc>
                <w:tcPr>
                  <w:tcW w:w="398" w:type="dxa"/>
                  <w:tcBorders>
                    <w:top w:val="nil"/>
                    <w:left w:val="nil"/>
                    <w:bottom w:val="nil"/>
                    <w:right w:val="nil"/>
                  </w:tcBorders>
                </w:tcPr>
                <w:p w14:paraId="292E0724" w14:textId="77777777" w:rsidR="00894368" w:rsidRDefault="00000000">
                  <w:pPr>
                    <w:spacing w:after="0" w:line="259" w:lineRule="auto"/>
                    <w:ind w:left="0" w:right="0" w:firstLine="0"/>
                    <w:jc w:val="left"/>
                  </w:pPr>
                  <w:proofErr w:type="spellStart"/>
                  <w:r>
                    <w:rPr>
                      <w:rFonts w:ascii="Arial" w:eastAsia="Arial" w:hAnsi="Arial" w:cs="Arial"/>
                      <w:b/>
                      <w:sz w:val="17"/>
                    </w:rPr>
                    <w:t>i</w:t>
                  </w:r>
                  <w:proofErr w:type="spellEnd"/>
                </w:p>
              </w:tc>
              <w:tc>
                <w:tcPr>
                  <w:tcW w:w="1996" w:type="dxa"/>
                  <w:tcBorders>
                    <w:top w:val="nil"/>
                    <w:left w:val="nil"/>
                    <w:bottom w:val="nil"/>
                    <w:right w:val="nil"/>
                  </w:tcBorders>
                </w:tcPr>
                <w:p w14:paraId="65D4A93F" w14:textId="77777777" w:rsidR="00894368" w:rsidRDefault="00000000">
                  <w:pPr>
                    <w:spacing w:after="0" w:line="259" w:lineRule="auto"/>
                    <w:ind w:left="0" w:right="0" w:firstLine="0"/>
                    <w:jc w:val="left"/>
                  </w:pPr>
                  <w:proofErr w:type="spellStart"/>
                  <w:r>
                    <w:rPr>
                      <w:rFonts w:ascii="Arial" w:eastAsia="Arial" w:hAnsi="Arial" w:cs="Arial"/>
                      <w:b/>
                      <w:sz w:val="17"/>
                    </w:rPr>
                    <w:t>i</w:t>
                  </w:r>
                  <w:proofErr w:type="spellEnd"/>
                </w:p>
              </w:tc>
            </w:tr>
            <w:tr w:rsidR="00894368" w14:paraId="12D9ACBA" w14:textId="77777777">
              <w:trPr>
                <w:trHeight w:val="439"/>
              </w:trPr>
              <w:tc>
                <w:tcPr>
                  <w:tcW w:w="730" w:type="dxa"/>
                  <w:tcBorders>
                    <w:top w:val="nil"/>
                    <w:left w:val="nil"/>
                    <w:bottom w:val="nil"/>
                    <w:right w:val="nil"/>
                  </w:tcBorders>
                </w:tcPr>
                <w:p w14:paraId="50623D0E" w14:textId="77777777" w:rsidR="00894368" w:rsidRDefault="00000000">
                  <w:pPr>
                    <w:spacing w:after="0" w:line="259" w:lineRule="auto"/>
                    <w:ind w:left="110" w:right="0" w:firstLine="0"/>
                    <w:jc w:val="center"/>
                  </w:pPr>
                  <w:r>
                    <w:rPr>
                      <w:rFonts w:ascii="Arial" w:eastAsia="Arial" w:hAnsi="Arial" w:cs="Arial"/>
                      <w:b/>
                      <w:sz w:val="13"/>
                    </w:rPr>
                    <w:t>l</w:t>
                  </w:r>
                </w:p>
                <w:p w14:paraId="63CD2CC8" w14:textId="77777777" w:rsidR="00894368" w:rsidRDefault="00000000">
                  <w:pPr>
                    <w:spacing w:after="0" w:line="259" w:lineRule="auto"/>
                    <w:ind w:left="0" w:right="0" w:firstLine="0"/>
                    <w:jc w:val="left"/>
                  </w:pPr>
                  <w:r>
                    <w:rPr>
                      <w:i/>
                      <w:sz w:val="10"/>
                    </w:rPr>
                    <w:t>p</w:t>
                  </w:r>
                  <w:r>
                    <w:rPr>
                      <w:sz w:val="10"/>
                    </w:rPr>
                    <w:t>=0.002</w:t>
                  </w:r>
                  <w:r>
                    <w:rPr>
                      <w:rFonts w:ascii="Arial" w:eastAsia="Arial" w:hAnsi="Arial" w:cs="Arial"/>
                      <w:b/>
                      <w:sz w:val="10"/>
                    </w:rPr>
                    <w:t>**</w:t>
                  </w:r>
                </w:p>
              </w:tc>
              <w:tc>
                <w:tcPr>
                  <w:tcW w:w="667" w:type="dxa"/>
                  <w:tcBorders>
                    <w:top w:val="nil"/>
                    <w:left w:val="nil"/>
                    <w:bottom w:val="nil"/>
                    <w:right w:val="nil"/>
                  </w:tcBorders>
                </w:tcPr>
                <w:p w14:paraId="513BE7AC" w14:textId="77777777" w:rsidR="00894368" w:rsidRDefault="00000000">
                  <w:pPr>
                    <w:spacing w:after="0" w:line="259" w:lineRule="auto"/>
                    <w:ind w:left="0" w:right="0" w:firstLine="0"/>
                    <w:jc w:val="left"/>
                  </w:pPr>
                  <w:proofErr w:type="spellStart"/>
                  <w:r>
                    <w:rPr>
                      <w:rFonts w:ascii="Arial" w:eastAsia="Arial" w:hAnsi="Arial" w:cs="Arial"/>
                      <w:b/>
                      <w:sz w:val="13"/>
                    </w:rPr>
                    <w:t>lli</w:t>
                  </w:r>
                  <w:proofErr w:type="spellEnd"/>
                  <w:r>
                    <w:rPr>
                      <w:rFonts w:ascii="Arial" w:eastAsia="Arial" w:hAnsi="Arial" w:cs="Arial"/>
                      <w:b/>
                      <w:sz w:val="13"/>
                    </w:rPr>
                    <w:t xml:space="preserve"> i</w:t>
                  </w:r>
                </w:p>
              </w:tc>
              <w:tc>
                <w:tcPr>
                  <w:tcW w:w="1684" w:type="dxa"/>
                  <w:tcBorders>
                    <w:top w:val="nil"/>
                    <w:left w:val="nil"/>
                    <w:bottom w:val="nil"/>
                    <w:right w:val="nil"/>
                  </w:tcBorders>
                </w:tcPr>
                <w:p w14:paraId="0233845C" w14:textId="77777777" w:rsidR="00894368" w:rsidRDefault="00894368">
                  <w:pPr>
                    <w:spacing w:after="160" w:line="259" w:lineRule="auto"/>
                    <w:ind w:left="0" w:right="0" w:firstLine="0"/>
                    <w:jc w:val="left"/>
                  </w:pPr>
                </w:p>
              </w:tc>
              <w:tc>
                <w:tcPr>
                  <w:tcW w:w="1067" w:type="dxa"/>
                  <w:tcBorders>
                    <w:top w:val="nil"/>
                    <w:left w:val="nil"/>
                    <w:bottom w:val="nil"/>
                    <w:right w:val="nil"/>
                  </w:tcBorders>
                </w:tcPr>
                <w:p w14:paraId="0D696CDB" w14:textId="77777777" w:rsidR="00894368" w:rsidRDefault="00000000">
                  <w:pPr>
                    <w:tabs>
                      <w:tab w:val="center" w:pos="653"/>
                      <w:tab w:val="center" w:pos="810"/>
                    </w:tabs>
                    <w:spacing w:after="0" w:line="259" w:lineRule="auto"/>
                    <w:ind w:left="0" w:right="0" w:firstLine="0"/>
                    <w:jc w:val="left"/>
                  </w:pPr>
                  <w:r>
                    <w:rPr>
                      <w:sz w:val="22"/>
                    </w:rPr>
                    <w:tab/>
                  </w:r>
                  <w:r>
                    <w:rPr>
                      <w:rFonts w:ascii="Arial" w:eastAsia="Arial" w:hAnsi="Arial" w:cs="Arial"/>
                      <w:b/>
                      <w:sz w:val="13"/>
                    </w:rPr>
                    <w:t>l</w:t>
                  </w:r>
                  <w:r>
                    <w:rPr>
                      <w:rFonts w:ascii="Arial" w:eastAsia="Arial" w:hAnsi="Arial" w:cs="Arial"/>
                      <w:b/>
                      <w:sz w:val="13"/>
                    </w:rPr>
                    <w:tab/>
                  </w:r>
                  <w:proofErr w:type="spellStart"/>
                  <w:r>
                    <w:rPr>
                      <w:rFonts w:ascii="Arial" w:eastAsia="Arial" w:hAnsi="Arial" w:cs="Arial"/>
                      <w:b/>
                      <w:sz w:val="13"/>
                    </w:rPr>
                    <w:t>i</w:t>
                  </w:r>
                  <w:proofErr w:type="spellEnd"/>
                </w:p>
                <w:p w14:paraId="2081C037" w14:textId="77777777" w:rsidR="00894368" w:rsidRDefault="00000000">
                  <w:pPr>
                    <w:spacing w:after="0" w:line="259" w:lineRule="auto"/>
                    <w:ind w:left="0" w:right="28" w:firstLine="0"/>
                    <w:jc w:val="center"/>
                  </w:pPr>
                  <w:r>
                    <w:rPr>
                      <w:i/>
                      <w:sz w:val="10"/>
                    </w:rPr>
                    <w:t>p</w:t>
                  </w:r>
                  <w:r>
                    <w:rPr>
                      <w:sz w:val="10"/>
                    </w:rPr>
                    <w:t>=0.004</w:t>
                  </w:r>
                  <w:r>
                    <w:rPr>
                      <w:rFonts w:ascii="Arial" w:eastAsia="Arial" w:hAnsi="Arial" w:cs="Arial"/>
                      <w:b/>
                      <w:sz w:val="10"/>
                    </w:rPr>
                    <w:t>**</w:t>
                  </w:r>
                </w:p>
              </w:tc>
              <w:tc>
                <w:tcPr>
                  <w:tcW w:w="1032" w:type="dxa"/>
                  <w:tcBorders>
                    <w:top w:val="nil"/>
                    <w:left w:val="nil"/>
                    <w:bottom w:val="nil"/>
                    <w:right w:val="nil"/>
                  </w:tcBorders>
                </w:tcPr>
                <w:p w14:paraId="2CB7C05E" w14:textId="77777777" w:rsidR="00894368" w:rsidRDefault="00000000">
                  <w:pPr>
                    <w:spacing w:after="0" w:line="259" w:lineRule="auto"/>
                    <w:ind w:left="43" w:right="0" w:firstLine="0"/>
                    <w:jc w:val="left"/>
                  </w:pPr>
                  <w:proofErr w:type="spellStart"/>
                  <w:r>
                    <w:rPr>
                      <w:rFonts w:ascii="Arial" w:eastAsia="Arial" w:hAnsi="Arial" w:cs="Arial"/>
                      <w:b/>
                      <w:sz w:val="13"/>
                    </w:rPr>
                    <w:t>i</w:t>
                  </w:r>
                  <w:proofErr w:type="spellEnd"/>
                </w:p>
              </w:tc>
              <w:tc>
                <w:tcPr>
                  <w:tcW w:w="245" w:type="dxa"/>
                  <w:tcBorders>
                    <w:top w:val="nil"/>
                    <w:left w:val="nil"/>
                    <w:bottom w:val="nil"/>
                    <w:right w:val="nil"/>
                  </w:tcBorders>
                </w:tcPr>
                <w:p w14:paraId="205BAD71" w14:textId="77777777" w:rsidR="00894368" w:rsidRDefault="00894368">
                  <w:pPr>
                    <w:spacing w:after="160" w:line="259" w:lineRule="auto"/>
                    <w:ind w:left="0" w:right="0" w:firstLine="0"/>
                    <w:jc w:val="left"/>
                  </w:pPr>
                </w:p>
              </w:tc>
              <w:tc>
                <w:tcPr>
                  <w:tcW w:w="398" w:type="dxa"/>
                  <w:tcBorders>
                    <w:top w:val="nil"/>
                    <w:left w:val="nil"/>
                    <w:bottom w:val="nil"/>
                    <w:right w:val="nil"/>
                  </w:tcBorders>
                </w:tcPr>
                <w:p w14:paraId="781992FA" w14:textId="77777777" w:rsidR="00894368" w:rsidRDefault="00894368">
                  <w:pPr>
                    <w:spacing w:after="160" w:line="259" w:lineRule="auto"/>
                    <w:ind w:left="0" w:right="0" w:firstLine="0"/>
                    <w:jc w:val="left"/>
                  </w:pPr>
                </w:p>
              </w:tc>
              <w:tc>
                <w:tcPr>
                  <w:tcW w:w="1996" w:type="dxa"/>
                  <w:tcBorders>
                    <w:top w:val="nil"/>
                    <w:left w:val="nil"/>
                    <w:bottom w:val="nil"/>
                    <w:right w:val="nil"/>
                  </w:tcBorders>
                </w:tcPr>
                <w:p w14:paraId="0828733D" w14:textId="77777777" w:rsidR="00894368" w:rsidRDefault="00000000">
                  <w:pPr>
                    <w:spacing w:after="0" w:line="259" w:lineRule="auto"/>
                    <w:ind w:left="0" w:right="239" w:firstLine="0"/>
                    <w:jc w:val="right"/>
                  </w:pPr>
                  <w:proofErr w:type="spellStart"/>
                  <w:r>
                    <w:rPr>
                      <w:rFonts w:ascii="Arial" w:eastAsia="Arial" w:hAnsi="Arial" w:cs="Arial"/>
                      <w:b/>
                      <w:sz w:val="13"/>
                    </w:rPr>
                    <w:t>i</w:t>
                  </w:r>
                  <w:proofErr w:type="spellEnd"/>
                </w:p>
              </w:tc>
            </w:tr>
          </w:tbl>
          <w:p w14:paraId="43C40C93" w14:textId="77777777" w:rsidR="00894368" w:rsidRDefault="00000000">
            <w:pPr>
              <w:spacing w:after="0" w:line="259" w:lineRule="auto"/>
              <w:ind w:left="0" w:right="0" w:firstLine="0"/>
            </w:pPr>
            <w:r>
              <w:rPr>
                <w:noProof/>
              </w:rPr>
              <w:drawing>
                <wp:anchor distT="0" distB="0" distL="114300" distR="114300" simplePos="0" relativeHeight="251659264" behindDoc="0" locked="0" layoutInCell="1" allowOverlap="0" wp14:anchorId="7812D93A" wp14:editId="062472A5">
                  <wp:simplePos x="0" y="0"/>
                  <wp:positionH relativeFrom="column">
                    <wp:posOffset>108712</wp:posOffset>
                  </wp:positionH>
                  <wp:positionV relativeFrom="paragraph">
                    <wp:posOffset>-2190899</wp:posOffset>
                  </wp:positionV>
                  <wp:extent cx="6181345" cy="1941576"/>
                  <wp:effectExtent l="0" t="0" r="0" b="0"/>
                  <wp:wrapSquare wrapText="bothSides"/>
                  <wp:docPr id="38427" name="Picture 38427"/>
                  <wp:cNvGraphicFramePr/>
                  <a:graphic xmlns:a="http://schemas.openxmlformats.org/drawingml/2006/main">
                    <a:graphicData uri="http://schemas.openxmlformats.org/drawingml/2006/picture">
                      <pic:pic xmlns:pic="http://schemas.openxmlformats.org/drawingml/2006/picture">
                        <pic:nvPicPr>
                          <pic:cNvPr id="38427" name="Picture 38427"/>
                          <pic:cNvPicPr/>
                        </pic:nvPicPr>
                        <pic:blipFill>
                          <a:blip r:embed="rId14"/>
                          <a:stretch>
                            <a:fillRect/>
                          </a:stretch>
                        </pic:blipFill>
                        <pic:spPr>
                          <a:xfrm>
                            <a:off x="0" y="0"/>
                            <a:ext cx="6181345" cy="1941576"/>
                          </a:xfrm>
                          <a:prstGeom prst="rect">
                            <a:avLst/>
                          </a:prstGeom>
                        </pic:spPr>
                      </pic:pic>
                    </a:graphicData>
                  </a:graphic>
                </wp:anchor>
              </w:drawing>
            </w:r>
            <w:r>
              <w:t>Figure 6: Collisions and completion time, presents navigation performance data across three complementary visualizations, data represents mean performance across three trials per condition. (A) displays mean obstacle collisions per trial, with each colored line connecting individual participants’ performance without assistance (left) to with assistance (right). (B) shows mean completion times using the same before-after format, where each colored line tracks one participant’s completion time across the two conditions. (C) provides a scatter plot comparing collision frequency (x-axis) versus completion time (y-axis) for each participant, with squares representing performance without</w:t>
            </w:r>
          </w:p>
        </w:tc>
      </w:tr>
    </w:tbl>
    <w:p w14:paraId="08C092E8" w14:textId="77777777" w:rsidR="00894368" w:rsidRDefault="00000000">
      <w:pPr>
        <w:spacing w:after="437"/>
        <w:ind w:left="-5" w:right="0"/>
      </w:pPr>
      <w:r>
        <w:t xml:space="preserve">Across participants, the mean completion time dropped significantly from 32.68 s without assistance to 21.61 s with AR – an improvement of about 34% (paired-samples t-test: </w:t>
      </w:r>
      <w:proofErr w:type="gramStart"/>
      <w:r>
        <w:t>t(</w:t>
      </w:r>
      <w:proofErr w:type="gramEnd"/>
      <w:r>
        <w:t>9) = 3.85, p assistance and triangles representing performance with AR assistance.</w:t>
      </w:r>
    </w:p>
    <w:p w14:paraId="5ED09024" w14:textId="77777777" w:rsidR="00894368" w:rsidRDefault="00000000">
      <w:pPr>
        <w:spacing w:after="183"/>
        <w:ind w:left="-5" w:right="229"/>
      </w:pPr>
      <w:r>
        <w:t xml:space="preserve">= 0.004, Cohen’s d = 1.22; Fig </w:t>
      </w:r>
      <w:r>
        <w:rPr>
          <w:color w:val="00007F"/>
        </w:rPr>
        <w:t>6</w:t>
      </w:r>
      <w:r>
        <w:t xml:space="preserve">.B). AR assistance also substantially reduced the number of obstacle collisions (see Fig </w:t>
      </w:r>
      <w:r>
        <w:rPr>
          <w:color w:val="00007F"/>
        </w:rPr>
        <w:t>6</w:t>
      </w:r>
      <w:r>
        <w:t xml:space="preserve">.A). Most participants collided with multiple obstacles without </w:t>
      </w:r>
      <w:proofErr w:type="gramStart"/>
      <w:r>
        <w:t>assistance, but</w:t>
      </w:r>
      <w:proofErr w:type="gramEnd"/>
      <w:r>
        <w:t xml:space="preserve"> experienced virtually no collisions when using the AR overlay. On average, the collision count per trial dropped </w:t>
      </w:r>
      <w:r>
        <w:t xml:space="preserve">significantly from 2.43 (unaided) to 0.33 with AR, an 86% reduction (paired-samples t-test: </w:t>
      </w:r>
      <w:proofErr w:type="gramStart"/>
      <w:r>
        <w:t>t(</w:t>
      </w:r>
      <w:proofErr w:type="gramEnd"/>
      <w:r>
        <w:t xml:space="preserve">9) = 4.36, p = 0.002, Cohen’s d = 1.38). This large effect indicates that the visual cues were highly effective in helping participants detect and avoid obstacles they would have otherwise hit in low-light conditions. We compared between time and collisions within participants (Figure </w:t>
      </w:r>
      <w:r>
        <w:rPr>
          <w:color w:val="00007F"/>
        </w:rPr>
        <w:t>6</w:t>
      </w:r>
      <w:r>
        <w:t>.C). For example, P1 walked relatively fast even without the mesh, but this came at a cost of colliding with more obstacles. Participants who collided with many obstacles without the mesh both reduced collision count and completion time with the mesh (</w:t>
      </w:r>
      <w:proofErr w:type="spellStart"/>
      <w:r>
        <w:t>e.g</w:t>
      </w:r>
      <w:proofErr w:type="spellEnd"/>
      <w:r>
        <w:t>, P1 and P9); similarly for participant with a low number of collisions the time reduced significantly (e.g., P5 and P7).</w:t>
      </w:r>
    </w:p>
    <w:p w14:paraId="0236A852" w14:textId="77777777" w:rsidR="00894368" w:rsidRDefault="00000000">
      <w:pPr>
        <w:tabs>
          <w:tab w:val="center" w:pos="1745"/>
        </w:tabs>
        <w:spacing w:after="34" w:line="265" w:lineRule="auto"/>
        <w:ind w:left="-15" w:right="0" w:firstLine="0"/>
        <w:jc w:val="left"/>
      </w:pPr>
      <w:r>
        <w:t>4.3.2</w:t>
      </w:r>
      <w:r>
        <w:tab/>
        <w:t>Hesitation Score Comparison</w:t>
      </w:r>
    </w:p>
    <w:p w14:paraId="05E41335" w14:textId="77777777" w:rsidR="00894368" w:rsidRDefault="00000000">
      <w:pPr>
        <w:spacing w:after="183"/>
        <w:ind w:left="-5" w:right="229"/>
      </w:pPr>
      <w:r>
        <w:t xml:space="preserve">Across all participants, hesitation scores were lower in the </w:t>
      </w:r>
      <w:proofErr w:type="spellStart"/>
      <w:r>
        <w:t>ARassisted</w:t>
      </w:r>
      <w:proofErr w:type="spellEnd"/>
      <w:r>
        <w:t xml:space="preserve"> condition than in the baseline (no-AR) condition. On average, the group’s hesitation score decreased from 11.7 (±7.5) without AR to 5.8 (±3.1) with AR, corresponding to roughly a 51% overall reduction in hesitation see Figure </w:t>
      </w:r>
      <w:r>
        <w:rPr>
          <w:color w:val="00007F"/>
        </w:rPr>
        <w:t>7</w:t>
      </w:r>
      <w:r>
        <w:t>. One participant (P4) exhibited a minimal change (a 9% reduction, from 2.92 to 2.65), whereas the others showed moderate to dramatic improvements. For example, P5’s hesitation score dropped by 80% (from 21.46 to 4.37) and P10’s by 62% (from 20.75 to 7.89). These reductions show that, under AR assistance, participants tended to navigate with significantly smoother speed profiles.</w:t>
      </w:r>
    </w:p>
    <w:p w14:paraId="19C17B53" w14:textId="77777777" w:rsidR="00894368" w:rsidRDefault="00000000">
      <w:pPr>
        <w:tabs>
          <w:tab w:val="center" w:pos="2448"/>
        </w:tabs>
        <w:spacing w:after="34" w:line="265" w:lineRule="auto"/>
        <w:ind w:left="-15" w:right="0" w:firstLine="0"/>
        <w:jc w:val="left"/>
      </w:pPr>
      <w:r>
        <w:t>4.3.3</w:t>
      </w:r>
      <w:r>
        <w:tab/>
        <w:t>Obstacle Navigation Task Qualitative Feedback</w:t>
      </w:r>
    </w:p>
    <w:p w14:paraId="2EA4E9ED" w14:textId="77777777" w:rsidR="00894368" w:rsidRDefault="00000000">
      <w:pPr>
        <w:ind w:left="-5" w:right="229"/>
      </w:pPr>
      <w:r>
        <w:t>Feedback from the manually anchored overlay task was strongly positive across all participants. The use of bright wireframe highlights over known obstacle locations (e.g., chairs) significantly improved participants ability to perceive and mentally map their surroundings. Many participants described feeling confident, in control and visually aware of the space even under dim light conditions.</w:t>
      </w:r>
    </w:p>
    <w:p w14:paraId="07AF05F5" w14:textId="77777777" w:rsidR="00894368" w:rsidRDefault="00000000">
      <w:pPr>
        <w:spacing w:after="243" w:line="259" w:lineRule="auto"/>
        <w:ind w:left="22" w:right="0" w:firstLine="0"/>
        <w:jc w:val="left"/>
      </w:pPr>
      <w:r>
        <w:rPr>
          <w:noProof/>
        </w:rPr>
        <w:lastRenderedPageBreak/>
        <w:drawing>
          <wp:inline distT="0" distB="0" distL="0" distR="0" wp14:anchorId="3F4EDF0F" wp14:editId="4FD0285A">
            <wp:extent cx="3020568" cy="1368552"/>
            <wp:effectExtent l="0" t="0" r="0" b="0"/>
            <wp:docPr id="38429" name="Picture 38429"/>
            <wp:cNvGraphicFramePr/>
            <a:graphic xmlns:a="http://schemas.openxmlformats.org/drawingml/2006/main">
              <a:graphicData uri="http://schemas.openxmlformats.org/drawingml/2006/picture">
                <pic:pic xmlns:pic="http://schemas.openxmlformats.org/drawingml/2006/picture">
                  <pic:nvPicPr>
                    <pic:cNvPr id="38429" name="Picture 38429"/>
                    <pic:cNvPicPr/>
                  </pic:nvPicPr>
                  <pic:blipFill>
                    <a:blip r:embed="rId15"/>
                    <a:stretch>
                      <a:fillRect/>
                    </a:stretch>
                  </pic:blipFill>
                  <pic:spPr>
                    <a:xfrm>
                      <a:off x="0" y="0"/>
                      <a:ext cx="3020568" cy="1368552"/>
                    </a:xfrm>
                    <a:prstGeom prst="rect">
                      <a:avLst/>
                    </a:prstGeom>
                  </pic:spPr>
                </pic:pic>
              </a:graphicData>
            </a:graphic>
          </wp:inline>
        </w:drawing>
      </w:r>
    </w:p>
    <w:p w14:paraId="608435AC" w14:textId="77777777" w:rsidR="00894368" w:rsidRDefault="00000000">
      <w:pPr>
        <w:spacing w:after="545"/>
        <w:ind w:left="-5" w:right="0"/>
      </w:pPr>
      <w:r>
        <w:t xml:space="preserve">Figure 7: Changes in walking hesitation: With vs Without Assistance: Displays changes in walking hesitation scores for each participant during the obstacle navigation task, data represents mean performance across three trials per condition. Each colored circle represents a participant’s baseline hesitation score without assistance, while the corresponding triangle shows their hesitation score with AR assistance. Connecting lines illustrate the magnitude and direction of change between conditions, with green </w:t>
      </w:r>
      <w:proofErr w:type="gramStart"/>
      <w:r>
        <w:t>indicating ”more</w:t>
      </w:r>
      <w:proofErr w:type="gramEnd"/>
      <w:r>
        <w:t xml:space="preserve"> comfortable” (reduced hesitation) and red indicating ”more hesitant” (increased hesitation). Hesitation scores were calculated using the speed fluctuation methodology described in Figure </w:t>
      </w:r>
      <w:r>
        <w:rPr>
          <w:color w:val="00007F"/>
        </w:rPr>
        <w:t>4</w:t>
      </w:r>
      <w:r>
        <w:t>.</w:t>
      </w:r>
    </w:p>
    <w:p w14:paraId="4B0BE961" w14:textId="77777777" w:rsidR="00894368" w:rsidRDefault="00000000">
      <w:pPr>
        <w:spacing w:after="169"/>
        <w:ind w:left="-5" w:right="0"/>
      </w:pPr>
      <w:r>
        <w:t xml:space="preserve">For instance, (P10) stated, “I knew exactly where the chairs were, so </w:t>
      </w:r>
      <w:proofErr w:type="spellStart"/>
      <w:r>
        <w:t>i</w:t>
      </w:r>
      <w:proofErr w:type="spellEnd"/>
      <w:r>
        <w:t xml:space="preserve"> could walk around them very easily”, another noted, “The objects were very noticeable, I could see them easily and gain confidence”. The manual overlays particularly impacted participants’ sense of independence and security. (P6) emphasized, “Without the system </w:t>
      </w:r>
      <w:proofErr w:type="spellStart"/>
      <w:r>
        <w:t>i</w:t>
      </w:r>
      <w:proofErr w:type="spellEnd"/>
      <w:r>
        <w:t xml:space="preserve"> did not see anything at all, I was walking while afraid, all the time waving my hands to scan the environment being afraid to collide with anything that might come in my way, but when the highlights were </w:t>
      </w:r>
      <w:proofErr w:type="gramStart"/>
      <w:r>
        <w:t>on</w:t>
      </w:r>
      <w:proofErr w:type="gramEnd"/>
      <w:r>
        <w:t xml:space="preserve"> I was not afraid anymore, I could go confidently because </w:t>
      </w:r>
      <w:proofErr w:type="spellStart"/>
      <w:r>
        <w:t>i</w:t>
      </w:r>
      <w:proofErr w:type="spellEnd"/>
      <w:r>
        <w:t xml:space="preserve"> see and locate this obstacles”. Several participants expressed disbelief at the effectiveness of the system, with (P5) stating, “Regarding my condition I was very confident, very excited and very happy, when </w:t>
      </w:r>
      <w:proofErr w:type="spellStart"/>
      <w:r>
        <w:t>i</w:t>
      </w:r>
      <w:proofErr w:type="spellEnd"/>
      <w:r>
        <w:t xml:space="preserve"> tried it for the first time I couldn’t believe myself that </w:t>
      </w:r>
      <w:proofErr w:type="spellStart"/>
      <w:r>
        <w:t>i</w:t>
      </w:r>
      <w:proofErr w:type="spellEnd"/>
      <w:r>
        <w:t xml:space="preserve"> can see and identify the chair, and asked the experimenter: is this really the chair? I just couldn’t believe it”. Participants also appreciated the consistency and predictability of the manually placed overlays. Unlike traditional assistive technologies that provide auditory or haptic cues, this AR system leveraged their remaining vision and did so in a way that was non-intrusive yet highly effective. (P1) stated</w:t>
      </w:r>
      <w:proofErr w:type="gramStart"/>
      <w:r>
        <w:t>: ”The</w:t>
      </w:r>
      <w:proofErr w:type="gramEnd"/>
      <w:r>
        <w:t xml:space="preserve"> objects were very noticeable, I could see them easily and gain confidence.”. Several participants also noted that the overlays required minimal adaptation time, stating they “immediately knew where the chairs were and how to avoid them”.</w:t>
      </w:r>
    </w:p>
    <w:p w14:paraId="230500F6" w14:textId="77777777" w:rsidR="00894368" w:rsidRDefault="00000000">
      <w:pPr>
        <w:tabs>
          <w:tab w:val="center" w:pos="1500"/>
        </w:tabs>
        <w:spacing w:after="34" w:line="265" w:lineRule="auto"/>
        <w:ind w:left="-15" w:right="0" w:firstLine="0"/>
        <w:jc w:val="left"/>
      </w:pPr>
      <w:r>
        <w:t>4.3.4</w:t>
      </w:r>
      <w:r>
        <w:tab/>
        <w:t>System Usability Score</w:t>
      </w:r>
    </w:p>
    <w:p w14:paraId="1202A53A" w14:textId="77777777" w:rsidR="00894368" w:rsidRDefault="00000000">
      <w:pPr>
        <w:spacing w:after="206"/>
        <w:ind w:left="-5" w:right="0"/>
      </w:pPr>
      <w:r>
        <w:t xml:space="preserve">The distribution of SUS scores indicates that participants rated the system as highly usable, with mean score of 88.75 and median above 90, both above the commonly accepted usability threshold of 68. The scores were high, with most ranging between 85 and 95, seven participants exceeded excellent and the remaining three were good. </w:t>
      </w:r>
      <w:proofErr w:type="gramStart"/>
      <w:r>
        <w:t>Overall</w:t>
      </w:r>
      <w:proofErr w:type="gramEnd"/>
      <w:r>
        <w:t xml:space="preserve"> the results reflect excellent perceived usability, supporting the system effectiveness and users-friendliness in dim light navigation tasks.</w:t>
      </w:r>
    </w:p>
    <w:p w14:paraId="0A895CF8" w14:textId="77777777" w:rsidR="00894368" w:rsidRDefault="00000000">
      <w:pPr>
        <w:spacing w:after="392" w:line="259" w:lineRule="auto"/>
        <w:ind w:left="374" w:right="0" w:firstLine="0"/>
        <w:jc w:val="left"/>
      </w:pPr>
      <w:r>
        <w:rPr>
          <w:noProof/>
        </w:rPr>
        <w:drawing>
          <wp:inline distT="0" distB="0" distL="0" distR="0" wp14:anchorId="7FA8DFBB" wp14:editId="0C9BFD60">
            <wp:extent cx="2301240" cy="1325880"/>
            <wp:effectExtent l="0" t="0" r="0" b="0"/>
            <wp:docPr id="38431" name="Picture 38431"/>
            <wp:cNvGraphicFramePr/>
            <a:graphic xmlns:a="http://schemas.openxmlformats.org/drawingml/2006/main">
              <a:graphicData uri="http://schemas.openxmlformats.org/drawingml/2006/picture">
                <pic:pic xmlns:pic="http://schemas.openxmlformats.org/drawingml/2006/picture">
                  <pic:nvPicPr>
                    <pic:cNvPr id="38431" name="Picture 38431"/>
                    <pic:cNvPicPr/>
                  </pic:nvPicPr>
                  <pic:blipFill>
                    <a:blip r:embed="rId16"/>
                    <a:stretch>
                      <a:fillRect/>
                    </a:stretch>
                  </pic:blipFill>
                  <pic:spPr>
                    <a:xfrm>
                      <a:off x="0" y="0"/>
                      <a:ext cx="2301240" cy="1325880"/>
                    </a:xfrm>
                    <a:prstGeom prst="rect">
                      <a:avLst/>
                    </a:prstGeom>
                  </pic:spPr>
                </pic:pic>
              </a:graphicData>
            </a:graphic>
          </wp:inline>
        </w:drawing>
      </w:r>
    </w:p>
    <w:p w14:paraId="52C040BA" w14:textId="77777777" w:rsidR="00894368" w:rsidRDefault="00000000">
      <w:pPr>
        <w:spacing w:after="435"/>
        <w:ind w:left="-5" w:right="0"/>
      </w:pPr>
      <w:r>
        <w:t>Figure 8: Individual System Usability Scale (SUS) scores for each participant following the obstacle navigation task with AR assistance. Each colored bar represents one participant’s SUS score on a scale from 0 to 100. Horizontal reference lines indicate usability thresholds: poor usability (50, red dashed line), good usability (70, orange dashed line), and excellent usability (85, black dashed line). The bars show the distribution of perceived usability ratings across all participants, with participant IDs (P1-P10) labeled on the X-axis and corresponding SUS scores on the y-axis.</w:t>
      </w:r>
    </w:p>
    <w:p w14:paraId="348006F9" w14:textId="77777777" w:rsidR="00894368" w:rsidRDefault="00000000">
      <w:pPr>
        <w:tabs>
          <w:tab w:val="center" w:pos="2403"/>
        </w:tabs>
        <w:spacing w:after="216" w:line="265" w:lineRule="auto"/>
        <w:ind w:left="-15" w:right="0" w:firstLine="0"/>
        <w:jc w:val="left"/>
      </w:pPr>
      <w:r>
        <w:t>4.3.5</w:t>
      </w:r>
      <w:r>
        <w:tab/>
        <w:t>Statements Regarding Confidence and Clarity</w:t>
      </w:r>
    </w:p>
    <w:p w14:paraId="2E984B69" w14:textId="77777777" w:rsidR="00894368" w:rsidRDefault="00000000">
      <w:pPr>
        <w:spacing w:after="365" w:line="259" w:lineRule="auto"/>
        <w:ind w:left="746" w:right="0" w:firstLine="0"/>
        <w:jc w:val="left"/>
      </w:pPr>
      <w:r>
        <w:rPr>
          <w:noProof/>
        </w:rPr>
        <w:drawing>
          <wp:inline distT="0" distB="0" distL="0" distR="0" wp14:anchorId="575409B1" wp14:editId="4E049F85">
            <wp:extent cx="2100072" cy="1139952"/>
            <wp:effectExtent l="0" t="0" r="0" b="0"/>
            <wp:docPr id="38433" name="Picture 38433"/>
            <wp:cNvGraphicFramePr/>
            <a:graphic xmlns:a="http://schemas.openxmlformats.org/drawingml/2006/main">
              <a:graphicData uri="http://schemas.openxmlformats.org/drawingml/2006/picture">
                <pic:pic xmlns:pic="http://schemas.openxmlformats.org/drawingml/2006/picture">
                  <pic:nvPicPr>
                    <pic:cNvPr id="38433" name="Picture 38433"/>
                    <pic:cNvPicPr/>
                  </pic:nvPicPr>
                  <pic:blipFill>
                    <a:blip r:embed="rId17"/>
                    <a:stretch>
                      <a:fillRect/>
                    </a:stretch>
                  </pic:blipFill>
                  <pic:spPr>
                    <a:xfrm>
                      <a:off x="0" y="0"/>
                      <a:ext cx="2100072" cy="1139952"/>
                    </a:xfrm>
                    <a:prstGeom prst="rect">
                      <a:avLst/>
                    </a:prstGeom>
                  </pic:spPr>
                </pic:pic>
              </a:graphicData>
            </a:graphic>
          </wp:inline>
        </w:drawing>
      </w:r>
    </w:p>
    <w:p w14:paraId="2391C387" w14:textId="77777777" w:rsidR="00894368" w:rsidRDefault="00000000">
      <w:pPr>
        <w:ind w:left="-5" w:right="0"/>
      </w:pPr>
      <w:r>
        <w:t>Figure 9: Participants’ reported confidence and clarity ratings based on four custom questions measuring navigational confidence and obstacle clarity, comparing performance with and without the AR assistive system. Green bars represent ratings with the AR system, while orange bars show ratings without assistance, on a 5-point Likert scale.</w:t>
      </w:r>
    </w:p>
    <w:p w14:paraId="2A06D75A" w14:textId="77777777" w:rsidR="00894368" w:rsidRDefault="00000000">
      <w:pPr>
        <w:spacing w:after="200"/>
        <w:ind w:left="-15" w:right="0" w:firstLine="199"/>
      </w:pPr>
      <w:r>
        <w:t xml:space="preserve">Participants reported a substantial increase in their confidence when navigating with the AR system. As shown in Figure 9, average confidence ratings were low without AR support (M = 1.5), but significantly increased when using the system (M = 4.7, </w:t>
      </w:r>
      <w:proofErr w:type="gramStart"/>
      <w:r>
        <w:t>t(</w:t>
      </w:r>
      <w:proofErr w:type="gramEnd"/>
      <w:r>
        <w:t>9) = 12.83, p ¡ .001, d = 4.06). In parallel, perceived obstacle clarity also improved considerably, rising from a mean of 1.7 without the system to 4.9 with it (</w:t>
      </w:r>
      <w:proofErr w:type="gramStart"/>
      <w:r>
        <w:t>t(</w:t>
      </w:r>
      <w:proofErr w:type="gramEnd"/>
      <w:r>
        <w:t xml:space="preserve">9) = 8.91, p ¡ .001, d = 2.82). These self-reported gains in confidence and clarity align closely with the objective improvements observed, suggesting that the AR overlays meaningfully enhanced </w:t>
      </w:r>
      <w:proofErr w:type="gramStart"/>
      <w:r>
        <w:t>participants’</w:t>
      </w:r>
      <w:proofErr w:type="gramEnd"/>
      <w:r>
        <w:t xml:space="preserve"> perceived spatial awareness and navigational ability.</w:t>
      </w:r>
    </w:p>
    <w:p w14:paraId="63807235" w14:textId="77777777" w:rsidR="00894368" w:rsidRDefault="00000000">
      <w:pPr>
        <w:tabs>
          <w:tab w:val="center" w:pos="1597"/>
        </w:tabs>
        <w:spacing w:after="34" w:line="265" w:lineRule="auto"/>
        <w:ind w:left="-15" w:right="0" w:firstLine="0"/>
        <w:jc w:val="left"/>
      </w:pPr>
      <w:r>
        <w:t>4.3.6</w:t>
      </w:r>
      <w:r>
        <w:tab/>
        <w:t>Automatic Task Feedback</w:t>
      </w:r>
    </w:p>
    <w:p w14:paraId="51AA4547" w14:textId="77777777" w:rsidR="00894368" w:rsidRDefault="00000000">
      <w:pPr>
        <w:ind w:left="-5" w:right="0"/>
      </w:pPr>
      <w:r>
        <w:t xml:space="preserve">The automatic detection system successfully identified the chair for all participants, and each was able to locate and move the chair under the nearby table. This is especially notable given two key challenges: participants couldn’t see the chair in the dim environment until it was highlighted by the AR system, and the system didn’t provide continuous tracking once the chair was moved. After participants began moving the chair, the overlay remained fixed at its original position for a few seconds before </w:t>
      </w:r>
      <w:r>
        <w:lastRenderedPageBreak/>
        <w:t>disappearing. Despite this limitation, all participants successfully completed the task—moving a chair they couldn’t physically see to a table they also couldn’t see. This outcome suggests that brief visual enhancements can provide meaningful support. Participants likely relied on a combination of the AR cue and spatial memory developed during earlier trials, as they had become familiar with the room layout and the table’s position. These findings show that even with current technical limitations in real-time tracking, AR-based visual assistance can still offer practical, functional value for individuals with night blindness performing simple spatial tasks in low-light conditions.</w:t>
      </w:r>
    </w:p>
    <w:p w14:paraId="0C308F76" w14:textId="77777777" w:rsidR="00894368" w:rsidRDefault="00000000">
      <w:pPr>
        <w:spacing w:after="235"/>
        <w:ind w:left="-15" w:right="0" w:firstLine="199"/>
      </w:pPr>
      <w:r>
        <w:t xml:space="preserve">In contrast to the manual obstacle navigation task feedback, the real-time object detection and automatic overlay task received more mixed responses. Although the technology successfully identified objects without user input, the detection was slower and less reliable than the manual system, several participants expressed discomfort with how the overlays appeared, a recurring concern was the unexpected nature of the highlights. Since users with night blindness cannot see the object beforehand, the AR highlights would suddenly pop up in their field of view, creating a somewhat unsettling experience. One participant explained, “it was like something just appeared out of nowhere- I couldn’t see anything, and then suddenly there’s a glowing shape in front of me”. Another added, “it gave me a bit of a shock. I didn’t expect the chair to be </w:t>
      </w:r>
      <w:proofErr w:type="gramStart"/>
      <w:r>
        <w:t>there</w:t>
      </w:r>
      <w:proofErr w:type="gramEnd"/>
      <w:r>
        <w:t xml:space="preserve"> and the highlight made it feel like it jumped at me. While both the manual and the automatic systems successfully carry spatial information, when asked, all participants preferred explicitly the manual overlay system due to its predictability, clarity and immediate visibility. Participants valued being able to visually confirm objects early and move with confidence. In contrast, the automatic overlay system introduced unexpected timing and sudden object appearances, which several participants described as distracting or even frightening. This highlights the importance of perceptual timing and user control in AR assistive systems. Especially with people with night blindness, it is not what is shown, but when and how it’s introduced into the visual field that affects trust, comfort, and usability.</w:t>
      </w:r>
    </w:p>
    <w:p w14:paraId="3DFC4D1A" w14:textId="77777777" w:rsidR="00894368" w:rsidRDefault="00000000">
      <w:pPr>
        <w:pStyle w:val="Heading1"/>
        <w:ind w:left="277" w:hanging="288"/>
      </w:pPr>
      <w:r>
        <w:rPr>
          <w:sz w:val="18"/>
        </w:rPr>
        <w:t>D</w:t>
      </w:r>
      <w:r>
        <w:t>ISCUSSION</w:t>
      </w:r>
    </w:p>
    <w:p w14:paraId="1326B0DF" w14:textId="77777777" w:rsidR="00894368" w:rsidRDefault="00000000">
      <w:pPr>
        <w:spacing w:after="160"/>
        <w:ind w:left="-5" w:right="0"/>
      </w:pPr>
      <w:r>
        <w:t xml:space="preserve">The results revealed differences in how much each participant benefited from the AR enhancements. Some individuals with the most severe night blindness saw transformative improvements – without AR they could hardly detect any obstacles, yet with bright AR overlays they were suddenly able to perceive every object and navigate almost collision-free (e.g. P7, P8, P9, and P10 were unable to spot any of the sample chairs on their own (0/6 total chairs found in baseline trials), but with AR overlays highlighting the chairs, each of them found 100% (6/6) of the chairs. Navigation collisions for this group dropped to near-zero (e.g., P7 went from 9 contacts without AR to 1 with AR across all tasks, P10 from 8 to 2). Their walking speed also greatly increased (P7 halved his time and hesitation). These users described the system as “unlocking” functional vision they didn’t have before, reflected in their very high usability ratings and enthusiastic feedback. By contrast, participants who already had moderate residual vision or excellent mobility skills unaided showed only marginal gains with AR – their baseline performance was near optimal, so AR provided only slight improvements (e.g. P4 navigated the course in 18.7 s with only 2 collisions without AR – one of the best baseline performances – and P3 likewise was very fast (20.6 s) with minimal collisions. For them, the AR system yielded only marginal gains (P4’s time improved by 2 seconds, with 0 collisions; P3 saw a similar 2 </w:t>
      </w:r>
      <w:r>
        <w:t>seconds time drop and no change in collisions, and both had very minimal hesitation change</w:t>
      </w:r>
      <w:proofErr w:type="gramStart"/>
      <w:r>
        <w:t>) .</w:t>
      </w:r>
      <w:proofErr w:type="gramEnd"/>
      <w:r>
        <w:t xml:space="preserve"> Interestingly, even these participants appreciated the AR overlay for its subtle assistance or future potential, though a few felt it wasn’t strictly necessary for them (in SUS, P4 got a good score, P3 Excellent). Between these extremes were other notable patterns: fast, confident walkers who tended to rush and bump into obstacles without assistance managed to cut their collision rates substantially with AR, improving safety while maintaining a good pace, (P9 is a prime example – they did not detect any chair in the object recognition task, achieved a baseline time of 44.5 seconds, and hit an average of 16 obstacles, with AR assistance, they counted all of the chairs in the counting task, and dropped collisions to 4) Similarly, P2 was among the quicker baseline walkers (30.9 seconds) but had 10 collisions without AR; with AR, collisions dropped to 0 as they continued at a good pace. However, a handful of minor impacts still occurred, suggesting that AR needs to deliver alerts in a form that can keep up with users who are on the move and perhaps less inclined to slow down – for example, using more salient or </w:t>
      </w:r>
      <w:proofErr w:type="spellStart"/>
      <w:r>
        <w:t>attentiongrabbing</w:t>
      </w:r>
      <w:proofErr w:type="spellEnd"/>
      <w:r>
        <w:t xml:space="preserve"> cues, to catch the notice of a fast, confident walker before a collision </w:t>
      </w:r>
      <w:proofErr w:type="spellStart"/>
      <w:r>
        <w:t>occurs.In</w:t>
      </w:r>
      <w:proofErr w:type="spellEnd"/>
      <w:r>
        <w:t xml:space="preserve"> contrast, the more cautious walkers – those who normally inched forward and probed carefully in the dark – found that AR gave them enough confidence to speed up considerably without losing safety. With the overlays making obstacles obvious, they no longer felt the need to halt and look around every step, resulting in smoother, faster walks with very few hesitations, (e.g. P5 exhibited a very high hesitation score (over 21) and moderate time (43.7 seconds) with only a few collisions, indicating they were looking around the environment carefully and stopping often, with AR, P5’s hesitation plummeted by 80% alongside a 51% time improvement, and gave an SUS score of 95) Across the board, participants reported feeling more aware of their surroundings and more self-assured when using the AR system, underscoring that even though the degree of improvement varied, no one was worse off with AR assistance. All participants navigated the course more quickly and safely with the overlays than without, demonstrating that spatially anchored AR cues can effectively enhance mobility for night-blind users in dim environments. These nuanced differences point to an important insight: the optimal AR support may not be one-size-fits-</w:t>
      </w:r>
      <w:proofErr w:type="gramStart"/>
      <w:r>
        <w:t>all, but</w:t>
      </w:r>
      <w:proofErr w:type="gramEnd"/>
      <w:r>
        <w:t xml:space="preserve"> should adapt to each user’s baseline abilities and behavior for maximum benefit. Despite the positive results, our system has important limitations that suggest directions for improvement. First, the current prototype relied on manually pre-scanning and anchoring specific objects (chairs) for the overlays, which is not scalable to unpredictable real-world settings. Our findings showed that a missed AR warning can still result in a collision if the user doesn’t notice the highlight in time. This is especially relevant for confident walkers who might overlook a peripheral overlay while focused straight ahead. To mitigate this, future AR assistive systems should explore multi-modal alerts, for example, a </w:t>
      </w:r>
      <w:proofErr w:type="gramStart"/>
      <w:r>
        <w:t>subtle peripheral indicators</w:t>
      </w:r>
      <w:proofErr w:type="gramEnd"/>
      <w:r>
        <w:t xml:space="preserve"> (like an arrow or glow at the edge of the display) that guide the user’s gaze toward a hazard outside their current field of view, or a gentle audio tone or haptic vibration when a new obstacle highlight appears. Keeping in mind that any added alerts must be used judiciously to avoid overwhelming or annoying the user. Customization here is key: the style and intensity of cues might be tailored to the user’s walking speed and confidence level. A cautious person may prefer quieter, less distracting signals, whereas a fast-moving person might benefit from more pronounced warnings. In addition to the manually world-locked cues, we tested an automatic object-detection mode, but it could only recognize the one chair model it was trained on and </w:t>
      </w:r>
      <w:r>
        <w:lastRenderedPageBreak/>
        <w:t xml:space="preserve">sometimes struggled to maintain tracking when the object moved. The sudden “pop-up” nature of the automatically-triggered highlights also proved annoying for users – because they could not see the real chair until the AR outline appeared, some participants were startled by a glowing object seemingly appearing out of nowhere. This highlights a clear need for more refined detection and visualization techniques. Future versions of the system should incorporate robust, real-time object detection that can handle a variety of obstacles under low light (potentially by leveraging depth sensors or low-light computer vision algorithms) without requiring any manual setup. As part of this, the visual cues themselves could be designed to appear in a more gradual or context-aware fashion. For instance, instead of an overlay instantly materializing at full intensity, the highlight could fade in smoothly as the system gains confidence about an object’s presence or as the user approaches it. This would make the augmentation feel more natural and give the user a moment to adjust their focus, addressing the discomfort with abrupt cues. In addition, using a combination of sensors or perspectives might improve reliability: an extra 360° camera or additional depth units could help cover blind spots and provide more stable tracking in very dark conditions, ensuring that holograms remain correctly aligned and don’t flicker or freeze when lighting is extremely low. Another critical consideration is how to best direct the user’s attention to important cues. Moreover, user trust and comfort with the technology emerged as pivotal factors. Some participants, even after experiencing significant benefits, mentioned they would still rely on their white cane or old navigation habits until they felt completely confident in the AR aid’s accuracy. A few also showed skepticism about reliability, what would happen if the system failed to detect something, would they have any warning? to address this, future designs should strive for transparency and give users a sense of control, in our study’s post-hoc feedback, participants suggested features like a “pause” or “refresh” gesture to reset the highlights, or an adjustable sensitivity setting that they could dial up or down depending on the environment (e.g. turning up the detection aggressiveness when walking into an unfamiliar dark room, and turning it down when sitting or when lighting improves). An Interesting insight has emerged from comparing manual versus automatic object highlighting. While both approaches improved object detection for the users, the sudden appearance of highlights in the automatic detection condition created disorienting experiences for users who could not see the underlying objects beforehand. This reveals a fundamental design consideration for assistive AR: predictability and user control may be more important than technological sophistication, particularly for users who rely on carefully managing limited visual input. </w:t>
      </w:r>
      <w:proofErr w:type="gramStart"/>
      <w:r>
        <w:t>This finding challenges</w:t>
      </w:r>
      <w:proofErr w:type="gramEnd"/>
      <w:r>
        <w:t xml:space="preserve"> common approaches in AR development that prioritize automation over user experience and suggests that future systems should incorporate user-controlled activation or gradual transition cues when enhancing unseen objects.</w:t>
      </w:r>
    </w:p>
    <w:p w14:paraId="4E5C06FE" w14:textId="77777777" w:rsidR="00894368" w:rsidRDefault="00000000">
      <w:pPr>
        <w:spacing w:after="187"/>
        <w:ind w:left="-15" w:right="0" w:firstLine="199"/>
      </w:pPr>
      <w:r>
        <w:t xml:space="preserve">The limitations of our current automatic enhancement implementation point to important directions for future research. The reliance on pre-scanned 3D models restricts real-world applicability, highlighting the need for advancements in real-time object detection optimized specifically for low-light conditions. Furthermore, further research is needed in optimizing computer vision and 3D object detection models, to allow for real-time detection and rendering on edge devices. Our study demonstrates that augmented reality can significantly improve mobility for users with night blindness in dim lighting conditions. By overlaying bright wireframe visualizations onto real-world objects, we enabled </w:t>
      </w:r>
      <w:r>
        <w:t>participants to detect obstacles that would otherwise be invisible to them, resulting in faster, safer, and more confident navigation through challenging environments. The improvements across all measured metrics (object detection, navigation speed, collision avoidance, and confidence) establish AR as a viable assistive technology specifically addressing the mobility challenges of night blindness. This represents an important advance in addressing a condition that has received limited attention in the assistive technology literature compared to other visual impairments.</w:t>
      </w:r>
    </w:p>
    <w:p w14:paraId="3B853004" w14:textId="77777777" w:rsidR="00894368" w:rsidRDefault="00000000">
      <w:pPr>
        <w:pStyle w:val="Heading1"/>
        <w:ind w:left="277" w:hanging="288"/>
      </w:pPr>
      <w:r>
        <w:rPr>
          <w:sz w:val="18"/>
        </w:rPr>
        <w:t>F</w:t>
      </w:r>
      <w:r>
        <w:t xml:space="preserve">UTURE </w:t>
      </w:r>
      <w:r>
        <w:rPr>
          <w:sz w:val="18"/>
        </w:rPr>
        <w:t>W</w:t>
      </w:r>
      <w:r>
        <w:t>ORK</w:t>
      </w:r>
    </w:p>
    <w:p w14:paraId="7F8FD8F3" w14:textId="77777777" w:rsidR="00894368" w:rsidRDefault="00000000">
      <w:pPr>
        <w:ind w:left="-5" w:right="0"/>
      </w:pPr>
      <w:r>
        <w:t xml:space="preserve">Our findings lead to several design insights and recommendations to make AR navigation aids more effective and better tuned to individual users’ needs. In particular, the results suggest that tailoring AR interfaces to users’ behavioral phenotypes could enhance both performance and satisfaction. Dynamic Visual Overlays (Fade In/Out), To accommodate varying user preferences and reduce visual distraction, AR cues should be presented in a </w:t>
      </w:r>
      <w:proofErr w:type="spellStart"/>
      <w:r>
        <w:t>contextdependent</w:t>
      </w:r>
      <w:proofErr w:type="spellEnd"/>
      <w:r>
        <w:t xml:space="preserve">, gradual manner. For example, obstacle markers could gently fade in as the user nears a hazard or when an object enters the user’s vicinity, and then fade out once the obstacle is safely passed. Such an approach could maintain the benefits of AR (timely warnings) while minimizing cognitive overload. Confidence-Adjusted Cue Salience, </w:t>
      </w:r>
      <w:proofErr w:type="gramStart"/>
      <w:r>
        <w:t>The</w:t>
      </w:r>
      <w:proofErr w:type="gramEnd"/>
      <w:r>
        <w:t xml:space="preserve"> intensity or prominence of AR cues should adapt to the user’s confidence and the system’s confidence. In our study, more confident walkers (P8, P9, etc.) sometimes still missed or brushed against obstacles even with highlights present, suggesting that the cues might need to be more assertive for these users. On the other hand, already-cautious users might prefer gentler cues that don’t startle or distract them. A smart AR interface could monitor a user’s behavior (e.g., walking speed, head movements) and dynamically adjust cue salience. By preventing under-stimulation for bold users and over-stimulation for careful ones, such a design can keep users engaged and informed without breeding complacency or annoyance. Multi-Modal Attention Direction, </w:t>
      </w:r>
      <w:proofErr w:type="gramStart"/>
      <w:r>
        <w:t>Beyond</w:t>
      </w:r>
      <w:proofErr w:type="gramEnd"/>
      <w:r>
        <w:t xml:space="preserve"> being optional, the use of multiple sensory modalities should be considered a core strategy to direct user attention effectively. Our results showed that a common failure mode was the user occasionally not noticing the visual cue in time, or at all (especially if it was outside their or the </w:t>
      </w:r>
      <w:proofErr w:type="spellStart"/>
      <w:r>
        <w:t>Hololens</w:t>
      </w:r>
      <w:proofErr w:type="spellEnd"/>
      <w:r>
        <w:t xml:space="preserve">’ field of view, or if they were focused elsewhere). To address this, future AR designs can integrate mechanisms like peripheral indicators or audio/tactile cues that nudge the user to look toward important events. A few participants indicated discomfort with an entirely automatic system. They worried about scenarios where the system might misidentify objects or fail to detect a hazard – an understandable concern given that false positives or negatives in obstacle detection could have safety implications. For example, one participant noted that at times the AR highlight appeared on a chair that they were already aware of, making them wonder if the system would ever “distract me from something else I should notice.” Others mentioned that they still felt the need to rely on their cane or pre-AR habits until they could fully trust the device. These sentiments suggest that transparency and user agency are important design considerations. To address this, future AR aids could allow the user to adjust the sensitivity of detections, confirm or query what the system is highlighting, or easily toggle the AR view on and off. For instance, a mode where the user can point at the device (or perform a gesture) to </w:t>
      </w:r>
      <w:proofErr w:type="gramStart"/>
      <w:r>
        <w:t>ask</w:t>
      </w:r>
      <w:proofErr w:type="gramEnd"/>
      <w:r>
        <w:t xml:space="preserve"> “what’s in front of me?” could give them a feeling of control, complementing the continuous automatic alerts.</w:t>
      </w:r>
    </w:p>
    <w:p w14:paraId="4C82D7C4" w14:textId="77777777" w:rsidR="00894368" w:rsidRDefault="00000000">
      <w:pPr>
        <w:pStyle w:val="Heading1"/>
        <w:numPr>
          <w:ilvl w:val="0"/>
          <w:numId w:val="0"/>
        </w:numPr>
        <w:spacing w:after="34"/>
        <w:ind w:left="-1"/>
      </w:pPr>
      <w:r>
        <w:rPr>
          <w:sz w:val="18"/>
        </w:rPr>
        <w:lastRenderedPageBreak/>
        <w:t>R</w:t>
      </w:r>
      <w:r>
        <w:t>EFERENCES</w:t>
      </w:r>
    </w:p>
    <w:p w14:paraId="529C4CD9" w14:textId="77777777" w:rsidR="00894368" w:rsidRDefault="00000000">
      <w:pPr>
        <w:ind w:left="184" w:right="0" w:hanging="199"/>
      </w:pPr>
      <w:r>
        <w:t xml:space="preserve">Abe, Yuki et al. (Apr. 26, 2025). ““I can run at night!”: Using Augmented Reality to Support Nighttime Guided Running for </w:t>
      </w:r>
      <w:proofErr w:type="spellStart"/>
      <w:r>
        <w:t>Lowvision</w:t>
      </w:r>
      <w:proofErr w:type="spellEnd"/>
      <w:r>
        <w:t xml:space="preserve"> Runners”. In: </w:t>
      </w:r>
      <w:r>
        <w:rPr>
          <w:i/>
        </w:rPr>
        <w:t>Proceedings of the 2025 CHI Conference on Human Factors in Computing Systems</w:t>
      </w:r>
      <w:r>
        <w:t xml:space="preserve">. CHI 2025: CHI Conference on Human Factors in Computing Systems. Yokohama Japan: ACM, pp. 1–20. </w:t>
      </w:r>
      <w:r>
        <w:rPr>
          <w:sz w:val="14"/>
        </w:rPr>
        <w:t>DOI</w:t>
      </w:r>
      <w:r>
        <w:t xml:space="preserve">: </w:t>
      </w:r>
      <w:hyperlink r:id="rId18">
        <w:r w:rsidR="00894368">
          <w:rPr>
            <w:color w:val="00007F"/>
          </w:rPr>
          <w:t>10.1145/3706598.3714284</w:t>
        </w:r>
      </w:hyperlink>
      <w:hyperlink r:id="rId19">
        <w:r w:rsidR="00894368">
          <w:t xml:space="preserve">. </w:t>
        </w:r>
      </w:hyperlink>
      <w:r>
        <w:rPr>
          <w:sz w:val="14"/>
        </w:rPr>
        <w:t>URL</w:t>
      </w:r>
      <w:r>
        <w:t xml:space="preserve">: </w:t>
      </w:r>
      <w:hyperlink r:id="rId20">
        <w:r w:rsidR="00894368">
          <w:rPr>
            <w:color w:val="00007F"/>
          </w:rPr>
          <w:t>https://dl.acm.org/doi/10.1145/3706598.</w:t>
        </w:r>
      </w:hyperlink>
    </w:p>
    <w:p w14:paraId="513D0815" w14:textId="77777777" w:rsidR="00894368" w:rsidRDefault="00894368">
      <w:pPr>
        <w:ind w:left="209" w:right="0"/>
      </w:pPr>
      <w:hyperlink r:id="rId21">
        <w:r>
          <w:rPr>
            <w:color w:val="00007F"/>
          </w:rPr>
          <w:t>3714284</w:t>
        </w:r>
      </w:hyperlink>
      <w:r>
        <w:rPr>
          <w:color w:val="00007F"/>
        </w:rPr>
        <w:t xml:space="preserve"> </w:t>
      </w:r>
      <w:r>
        <w:t>(visited on 07/23/2025).</w:t>
      </w:r>
    </w:p>
    <w:p w14:paraId="2D6BF302" w14:textId="77777777" w:rsidR="00894368" w:rsidRDefault="00000000">
      <w:pPr>
        <w:ind w:left="184" w:right="0" w:hanging="199"/>
      </w:pPr>
      <w:proofErr w:type="spellStart"/>
      <w:r>
        <w:t>Aflatouni</w:t>
      </w:r>
      <w:proofErr w:type="spellEnd"/>
      <w:r>
        <w:t xml:space="preserve">, </w:t>
      </w:r>
      <w:proofErr w:type="spellStart"/>
      <w:r>
        <w:t>Firooz</w:t>
      </w:r>
      <w:proofErr w:type="spellEnd"/>
      <w:r>
        <w:t xml:space="preserve"> et al. (Feb. 23, 2015). “Nanophotonic coherent imager”. In: </w:t>
      </w:r>
      <w:r>
        <w:rPr>
          <w:i/>
        </w:rPr>
        <w:t xml:space="preserve">Optics Express </w:t>
      </w:r>
      <w:r>
        <w:t xml:space="preserve">23.4. Publisher: Optica Publishing Group, p. 5117. </w:t>
      </w:r>
      <w:r>
        <w:rPr>
          <w:sz w:val="14"/>
        </w:rPr>
        <w:t>ISSN</w:t>
      </w:r>
      <w:r>
        <w:t xml:space="preserve">: 1094-4087. </w:t>
      </w:r>
      <w:r>
        <w:rPr>
          <w:sz w:val="14"/>
        </w:rPr>
        <w:t>DOI</w:t>
      </w:r>
      <w:r>
        <w:t xml:space="preserve">: </w:t>
      </w:r>
      <w:hyperlink r:id="rId22">
        <w:r w:rsidR="00894368">
          <w:rPr>
            <w:color w:val="00007F"/>
          </w:rPr>
          <w:t xml:space="preserve">10.1364/oe.23. </w:t>
        </w:r>
      </w:hyperlink>
      <w:hyperlink r:id="rId23">
        <w:r w:rsidR="00894368">
          <w:rPr>
            <w:color w:val="00007F"/>
          </w:rPr>
          <w:t>005117</w:t>
        </w:r>
      </w:hyperlink>
      <w:hyperlink r:id="rId24">
        <w:r w:rsidR="00894368">
          <w:t>.</w:t>
        </w:r>
      </w:hyperlink>
      <w:r>
        <w:t xml:space="preserve"> </w:t>
      </w:r>
      <w:r>
        <w:rPr>
          <w:sz w:val="14"/>
        </w:rPr>
        <w:t>URL</w:t>
      </w:r>
      <w:r>
        <w:t xml:space="preserve">: </w:t>
      </w:r>
      <w:hyperlink r:id="rId25">
        <w:r w:rsidR="00894368">
          <w:rPr>
            <w:color w:val="00007F"/>
          </w:rPr>
          <w:t xml:space="preserve">https://opg.optica.org/abstract.cfm? </w:t>
        </w:r>
      </w:hyperlink>
      <w:hyperlink r:id="rId26">
        <w:r w:rsidR="00894368">
          <w:rPr>
            <w:color w:val="00007F"/>
          </w:rPr>
          <w:t>URI=oe-23-4-5117</w:t>
        </w:r>
      </w:hyperlink>
      <w:r>
        <w:rPr>
          <w:color w:val="00007F"/>
        </w:rPr>
        <w:t xml:space="preserve"> </w:t>
      </w:r>
      <w:r>
        <w:t>(visited on 07/23/2025).</w:t>
      </w:r>
    </w:p>
    <w:p w14:paraId="2156645A" w14:textId="77777777" w:rsidR="00894368" w:rsidRDefault="00000000">
      <w:pPr>
        <w:ind w:left="184" w:right="0" w:hanging="199"/>
      </w:pPr>
      <w:r>
        <w:t xml:space="preserve">Bangor, Aaron, Philip T. </w:t>
      </w:r>
      <w:proofErr w:type="spellStart"/>
      <w:r>
        <w:t>Kortum</w:t>
      </w:r>
      <w:proofErr w:type="spellEnd"/>
      <w:r>
        <w:t xml:space="preserve">, and James T. Miller (July 29, 2008). “An Empirical Evaluation of the System Usability Scale”. In: </w:t>
      </w:r>
      <w:r>
        <w:rPr>
          <w:i/>
        </w:rPr>
        <w:t xml:space="preserve">International Journal of Human-Computer Interaction </w:t>
      </w:r>
      <w:r>
        <w:t xml:space="preserve">24.6. Publisher: Informa UK Limited, pp. 574–594. </w:t>
      </w:r>
      <w:r>
        <w:rPr>
          <w:sz w:val="14"/>
        </w:rPr>
        <w:t>ISSN</w:t>
      </w:r>
      <w:r>
        <w:t xml:space="preserve">: 10447318, 1532-7590. </w:t>
      </w:r>
      <w:r>
        <w:rPr>
          <w:sz w:val="14"/>
        </w:rPr>
        <w:t>DOI</w:t>
      </w:r>
      <w:r>
        <w:t xml:space="preserve">: </w:t>
      </w:r>
      <w:hyperlink r:id="rId27">
        <w:r w:rsidR="00894368">
          <w:rPr>
            <w:color w:val="00007F"/>
          </w:rPr>
          <w:t>10.1080/10447310802205776</w:t>
        </w:r>
      </w:hyperlink>
      <w:hyperlink r:id="rId28">
        <w:r w:rsidR="00894368">
          <w:t>.</w:t>
        </w:r>
      </w:hyperlink>
      <w:r>
        <w:t xml:space="preserve"> </w:t>
      </w:r>
      <w:r>
        <w:rPr>
          <w:sz w:val="14"/>
        </w:rPr>
        <w:t>URL</w:t>
      </w:r>
      <w:r>
        <w:t xml:space="preserve">: </w:t>
      </w:r>
      <w:hyperlink r:id="rId29">
        <w:r w:rsidR="00894368">
          <w:rPr>
            <w:color w:val="00007F"/>
          </w:rPr>
          <w:t xml:space="preserve">http://www.tandfonline.com/doi/abs/10.1080/ </w:t>
        </w:r>
      </w:hyperlink>
      <w:hyperlink r:id="rId30">
        <w:r w:rsidR="00894368">
          <w:rPr>
            <w:color w:val="00007F"/>
          </w:rPr>
          <w:t>10447310802205776</w:t>
        </w:r>
      </w:hyperlink>
      <w:r>
        <w:rPr>
          <w:color w:val="00007F"/>
        </w:rPr>
        <w:t xml:space="preserve"> </w:t>
      </w:r>
      <w:r>
        <w:t>(visited on 07/23/2025).</w:t>
      </w:r>
    </w:p>
    <w:p w14:paraId="0A549542" w14:textId="77777777" w:rsidR="00894368" w:rsidRDefault="00000000">
      <w:pPr>
        <w:ind w:left="184" w:right="0" w:hanging="199"/>
      </w:pPr>
      <w:r>
        <w:t xml:space="preserve">Brooke, John (June 11, 1996). “SUS: A ’Quick and Dirty’ Usability Scale”. In: </w:t>
      </w:r>
      <w:r>
        <w:rPr>
          <w:i/>
        </w:rPr>
        <w:t xml:space="preserve">Usability Evaluation </w:t>
      </w:r>
      <w:proofErr w:type="gramStart"/>
      <w:r>
        <w:rPr>
          <w:i/>
        </w:rPr>
        <w:t>In</w:t>
      </w:r>
      <w:proofErr w:type="gramEnd"/>
      <w:r>
        <w:rPr>
          <w:i/>
        </w:rPr>
        <w:t xml:space="preserve"> Industry</w:t>
      </w:r>
      <w:r>
        <w:t xml:space="preserve">. 0th ed. CRC Press, pp. 207–212. </w:t>
      </w:r>
      <w:r>
        <w:rPr>
          <w:sz w:val="14"/>
        </w:rPr>
        <w:t>ISBN</w:t>
      </w:r>
      <w:r>
        <w:t xml:space="preserve">: 978-0-429-15701-1. </w:t>
      </w:r>
      <w:r>
        <w:rPr>
          <w:sz w:val="14"/>
        </w:rPr>
        <w:t>DOI</w:t>
      </w:r>
      <w:r>
        <w:t xml:space="preserve">: </w:t>
      </w:r>
      <w:hyperlink r:id="rId31">
        <w:r w:rsidR="00894368">
          <w:rPr>
            <w:color w:val="00007F"/>
          </w:rPr>
          <w:t xml:space="preserve">10.1201/ </w:t>
        </w:r>
      </w:hyperlink>
      <w:hyperlink r:id="rId32">
        <w:r w:rsidR="00894368">
          <w:rPr>
            <w:color w:val="00007F"/>
          </w:rPr>
          <w:t>9781498710411-35</w:t>
        </w:r>
      </w:hyperlink>
      <w:hyperlink r:id="rId33">
        <w:r w:rsidR="00894368">
          <w:t>.</w:t>
        </w:r>
      </w:hyperlink>
      <w:r>
        <w:t xml:space="preserve"> </w:t>
      </w:r>
      <w:r>
        <w:rPr>
          <w:sz w:val="14"/>
        </w:rPr>
        <w:t>URL</w:t>
      </w:r>
      <w:r>
        <w:t xml:space="preserve">: </w:t>
      </w:r>
      <w:hyperlink r:id="rId34">
        <w:r w:rsidR="00894368">
          <w:rPr>
            <w:color w:val="00007F"/>
          </w:rPr>
          <w:t xml:space="preserve">https://www.taylorfrancis. </w:t>
        </w:r>
      </w:hyperlink>
      <w:hyperlink r:id="rId35">
        <w:r w:rsidR="00894368">
          <w:rPr>
            <w:color w:val="00007F"/>
          </w:rPr>
          <w:t xml:space="preserve">com / books / 9781498710411 / chapters / </w:t>
        </w:r>
        <w:proofErr w:type="gramStart"/>
        <w:r w:rsidR="00894368">
          <w:rPr>
            <w:color w:val="00007F"/>
          </w:rPr>
          <w:t>10 .</w:t>
        </w:r>
        <w:proofErr w:type="gramEnd"/>
        <w:r w:rsidR="00894368">
          <w:rPr>
            <w:color w:val="00007F"/>
          </w:rPr>
          <w:t xml:space="preserve"> 1201</w:t>
        </w:r>
      </w:hyperlink>
      <w:r>
        <w:rPr>
          <w:color w:val="00007F"/>
        </w:rPr>
        <w:t xml:space="preserve"> </w:t>
      </w:r>
      <w:hyperlink r:id="rId36">
        <w:r w:rsidR="00894368">
          <w:rPr>
            <w:color w:val="00007F"/>
          </w:rPr>
          <w:t>/</w:t>
        </w:r>
      </w:hyperlink>
    </w:p>
    <w:p w14:paraId="69EEC02B" w14:textId="77777777" w:rsidR="00894368" w:rsidRDefault="00894368">
      <w:pPr>
        <w:ind w:left="209" w:right="0"/>
      </w:pPr>
      <w:hyperlink r:id="rId37">
        <w:r>
          <w:rPr>
            <w:color w:val="00007F"/>
          </w:rPr>
          <w:t>9781498710411-35</w:t>
        </w:r>
      </w:hyperlink>
      <w:r>
        <w:rPr>
          <w:color w:val="00007F"/>
        </w:rPr>
        <w:t xml:space="preserve"> </w:t>
      </w:r>
      <w:r>
        <w:t>(visited on 07/23/2025).</w:t>
      </w:r>
    </w:p>
    <w:p w14:paraId="074F1E7F" w14:textId="77777777" w:rsidR="00894368" w:rsidRDefault="00000000">
      <w:pPr>
        <w:ind w:left="-5" w:right="0"/>
      </w:pPr>
      <w:proofErr w:type="spellStart"/>
      <w:r>
        <w:t>Chaumet-Riffaud</w:t>
      </w:r>
      <w:proofErr w:type="spellEnd"/>
      <w:r>
        <w:t xml:space="preserve">, Anne Elisabeth et al. (May 2017). “Impact of Retinitis Pigmentosa on Quality of Life, Mental Health, and Employment Among Young Adults”. In: </w:t>
      </w:r>
      <w:r>
        <w:rPr>
          <w:i/>
        </w:rPr>
        <w:t xml:space="preserve">American Journal of Ophthalmology </w:t>
      </w:r>
      <w:r>
        <w:t xml:space="preserve">177. Publisher: Elsevier BV, pp. 169–174. </w:t>
      </w:r>
      <w:r>
        <w:rPr>
          <w:sz w:val="14"/>
        </w:rPr>
        <w:t>ISSN</w:t>
      </w:r>
      <w:r>
        <w:t xml:space="preserve">: 0002-9394. </w:t>
      </w:r>
      <w:r>
        <w:rPr>
          <w:sz w:val="14"/>
        </w:rPr>
        <w:t>DOI</w:t>
      </w:r>
      <w:r>
        <w:t xml:space="preserve">: </w:t>
      </w:r>
      <w:hyperlink r:id="rId38">
        <w:r w:rsidR="00894368">
          <w:rPr>
            <w:color w:val="00007F"/>
          </w:rPr>
          <w:t>10.1016/j.ajo.2017.02.016</w:t>
        </w:r>
      </w:hyperlink>
      <w:hyperlink r:id="rId39">
        <w:r w:rsidR="00894368">
          <w:t>.</w:t>
        </w:r>
      </w:hyperlink>
      <w:r>
        <w:t xml:space="preserve"> </w:t>
      </w:r>
      <w:r>
        <w:rPr>
          <w:sz w:val="14"/>
        </w:rPr>
        <w:t>URL</w:t>
      </w:r>
      <w:r>
        <w:t xml:space="preserve">: </w:t>
      </w:r>
      <w:hyperlink r:id="rId40">
        <w:r w:rsidR="00894368">
          <w:rPr>
            <w:color w:val="00007F"/>
          </w:rPr>
          <w:t xml:space="preserve">https://linkinghub.elsevier.com/retrieve/pii/ </w:t>
        </w:r>
      </w:hyperlink>
      <w:hyperlink r:id="rId41">
        <w:r w:rsidR="00894368">
          <w:rPr>
            <w:color w:val="00007F"/>
          </w:rPr>
          <w:t>S0002939417300764</w:t>
        </w:r>
      </w:hyperlink>
      <w:r>
        <w:rPr>
          <w:color w:val="00007F"/>
        </w:rPr>
        <w:t xml:space="preserve"> </w:t>
      </w:r>
      <w:r>
        <w:t xml:space="preserve">(visited on 07/23/2025). Chen, Winston and </w:t>
      </w:r>
      <w:proofErr w:type="spellStart"/>
      <w:r>
        <w:t>Tejas</w:t>
      </w:r>
      <w:proofErr w:type="spellEnd"/>
      <w:r>
        <w:t xml:space="preserve"> Shah (July 30, 2021). </w:t>
      </w:r>
      <w:r>
        <w:rPr>
          <w:i/>
        </w:rPr>
        <w:t>Exploring Low-light Object Detection Techniques</w:t>
      </w:r>
      <w:r>
        <w:t xml:space="preserve">. </w:t>
      </w:r>
      <w:r>
        <w:rPr>
          <w:sz w:val="14"/>
        </w:rPr>
        <w:t>DOI</w:t>
      </w:r>
      <w:r>
        <w:t xml:space="preserve">: </w:t>
      </w:r>
      <w:hyperlink r:id="rId42">
        <w:r w:rsidR="00894368">
          <w:rPr>
            <w:color w:val="00007F"/>
          </w:rPr>
          <w:t xml:space="preserve">10.48550/arXiv.2107. </w:t>
        </w:r>
      </w:hyperlink>
      <w:hyperlink r:id="rId43">
        <w:r w:rsidR="00894368">
          <w:rPr>
            <w:color w:val="00007F"/>
          </w:rPr>
          <w:t>14382</w:t>
        </w:r>
      </w:hyperlink>
      <w:hyperlink r:id="rId44">
        <w:r w:rsidR="00894368">
          <w:t>.</w:t>
        </w:r>
      </w:hyperlink>
      <w:r>
        <w:t xml:space="preserve"> </w:t>
      </w:r>
      <w:proofErr w:type="spellStart"/>
      <w:r>
        <w:t>arXiv</w:t>
      </w:r>
      <w:proofErr w:type="spellEnd"/>
      <w:r>
        <w:t xml:space="preserve">: </w:t>
      </w:r>
      <w:hyperlink r:id="rId45">
        <w:r w:rsidR="00894368">
          <w:rPr>
            <w:color w:val="00007F"/>
          </w:rPr>
          <w:t>2107.14382[cs]</w:t>
        </w:r>
      </w:hyperlink>
      <w:hyperlink r:id="rId46">
        <w:r w:rsidR="00894368">
          <w:t>.</w:t>
        </w:r>
      </w:hyperlink>
      <w:r>
        <w:t xml:space="preserve"> </w:t>
      </w:r>
      <w:r>
        <w:rPr>
          <w:sz w:val="14"/>
        </w:rPr>
        <w:t>URL</w:t>
      </w:r>
      <w:r>
        <w:t xml:space="preserve">: </w:t>
      </w:r>
      <w:hyperlink r:id="rId47">
        <w:r w:rsidR="00894368">
          <w:rPr>
            <w:color w:val="00007F"/>
          </w:rPr>
          <w:t xml:space="preserve">http://arxiv.org/ </w:t>
        </w:r>
      </w:hyperlink>
      <w:hyperlink r:id="rId48">
        <w:r w:rsidR="00894368">
          <w:rPr>
            <w:color w:val="00007F"/>
          </w:rPr>
          <w:t>abs/2107.14382</w:t>
        </w:r>
      </w:hyperlink>
      <w:r>
        <w:rPr>
          <w:color w:val="00007F"/>
        </w:rPr>
        <w:t xml:space="preserve"> </w:t>
      </w:r>
      <w:r>
        <w:t>(visited on 07/23/2025).</w:t>
      </w:r>
    </w:p>
    <w:p w14:paraId="01519EB2" w14:textId="77777777" w:rsidR="00894368" w:rsidRDefault="00000000">
      <w:pPr>
        <w:ind w:left="184" w:right="0" w:hanging="199"/>
      </w:pPr>
      <w:r>
        <w:t xml:space="preserve">Dogan, Mustafa </w:t>
      </w:r>
      <w:proofErr w:type="spellStart"/>
      <w:r>
        <w:t>Doga</w:t>
      </w:r>
      <w:proofErr w:type="spellEnd"/>
      <w:r>
        <w:t xml:space="preserve"> et al. (Apr. 29, 2022). “</w:t>
      </w:r>
      <w:proofErr w:type="spellStart"/>
      <w:r>
        <w:t>InfraredTags</w:t>
      </w:r>
      <w:proofErr w:type="spellEnd"/>
      <w:r>
        <w:t xml:space="preserve">: Embedding Invisible AR Markers and Barcodes Using Low-Cost, Infrared-Based 3D Printing and Imaging Tools”. In: </w:t>
      </w:r>
      <w:r>
        <w:rPr>
          <w:i/>
        </w:rPr>
        <w:t>CHI Conference on Human Factors in Computing Systems</w:t>
      </w:r>
      <w:r>
        <w:t xml:space="preserve">. CHI ’22: CHI Conference on Human Factors in Computing Systems. New Orleans LA USA: ACM, pp. 1–12. </w:t>
      </w:r>
      <w:r>
        <w:rPr>
          <w:sz w:val="14"/>
        </w:rPr>
        <w:t>DOI</w:t>
      </w:r>
      <w:r>
        <w:t xml:space="preserve">: </w:t>
      </w:r>
      <w:hyperlink r:id="rId49">
        <w:r w:rsidR="00894368">
          <w:rPr>
            <w:color w:val="00007F"/>
          </w:rPr>
          <w:t xml:space="preserve">10.1145/3491102. </w:t>
        </w:r>
      </w:hyperlink>
      <w:hyperlink r:id="rId50">
        <w:r w:rsidR="00894368">
          <w:rPr>
            <w:color w:val="00007F"/>
          </w:rPr>
          <w:t>3501951</w:t>
        </w:r>
      </w:hyperlink>
      <w:hyperlink r:id="rId51">
        <w:r w:rsidR="00894368">
          <w:t>.</w:t>
        </w:r>
      </w:hyperlink>
      <w:r>
        <w:t xml:space="preserve"> </w:t>
      </w:r>
      <w:r>
        <w:rPr>
          <w:sz w:val="14"/>
        </w:rPr>
        <w:t>URL</w:t>
      </w:r>
      <w:r>
        <w:t xml:space="preserve">: </w:t>
      </w:r>
      <w:hyperlink r:id="rId52">
        <w:r w:rsidR="00894368">
          <w:rPr>
            <w:color w:val="00007F"/>
          </w:rPr>
          <w:t>https://dl.acm.org/doi/10.1145/</w:t>
        </w:r>
      </w:hyperlink>
    </w:p>
    <w:p w14:paraId="3341BAC0" w14:textId="77777777" w:rsidR="00894368" w:rsidRDefault="00894368">
      <w:pPr>
        <w:ind w:left="209" w:right="0"/>
      </w:pPr>
      <w:hyperlink r:id="rId53">
        <w:r>
          <w:rPr>
            <w:color w:val="00007F"/>
          </w:rPr>
          <w:t>3491102.3501951</w:t>
        </w:r>
      </w:hyperlink>
      <w:r>
        <w:rPr>
          <w:color w:val="00007F"/>
        </w:rPr>
        <w:t xml:space="preserve"> </w:t>
      </w:r>
      <w:r>
        <w:t>(visited on 07/23/2025).</w:t>
      </w:r>
    </w:p>
    <w:p w14:paraId="7BA63868" w14:textId="77777777" w:rsidR="00894368" w:rsidRDefault="00000000">
      <w:pPr>
        <w:ind w:left="184" w:right="0" w:hanging="199"/>
      </w:pPr>
      <w:proofErr w:type="spellStart"/>
      <w:r>
        <w:t>Elmannai</w:t>
      </w:r>
      <w:proofErr w:type="spellEnd"/>
      <w:r>
        <w:t xml:space="preserve">, </w:t>
      </w:r>
      <w:proofErr w:type="spellStart"/>
      <w:r>
        <w:t>Wafa</w:t>
      </w:r>
      <w:proofErr w:type="spellEnd"/>
      <w:r>
        <w:t xml:space="preserve"> and Khaled </w:t>
      </w:r>
      <w:proofErr w:type="spellStart"/>
      <w:r>
        <w:t>Elleithy</w:t>
      </w:r>
      <w:proofErr w:type="spellEnd"/>
      <w:r>
        <w:t xml:space="preserve"> (Mar. 10, 2017). “</w:t>
      </w:r>
      <w:proofErr w:type="spellStart"/>
      <w:r>
        <w:t>SensorBased</w:t>
      </w:r>
      <w:proofErr w:type="spellEnd"/>
      <w:r>
        <w:t xml:space="preserve"> Assistive Devices for </w:t>
      </w:r>
      <w:proofErr w:type="gramStart"/>
      <w:r>
        <w:t>Visually-Impaired</w:t>
      </w:r>
      <w:proofErr w:type="gramEnd"/>
      <w:r>
        <w:t xml:space="preserve"> People: Current Status, Challenges, and Future Directions”. In: </w:t>
      </w:r>
      <w:r>
        <w:rPr>
          <w:i/>
        </w:rPr>
        <w:t xml:space="preserve">Sensors </w:t>
      </w:r>
      <w:r>
        <w:t xml:space="preserve">17.3. Publisher: MDPI AG, p. 565. </w:t>
      </w:r>
      <w:r>
        <w:rPr>
          <w:sz w:val="14"/>
        </w:rPr>
        <w:t>ISSN</w:t>
      </w:r>
      <w:r>
        <w:t xml:space="preserve">: 1424-8220. </w:t>
      </w:r>
      <w:r>
        <w:rPr>
          <w:sz w:val="14"/>
        </w:rPr>
        <w:t>DOI</w:t>
      </w:r>
      <w:r>
        <w:t xml:space="preserve">: </w:t>
      </w:r>
      <w:hyperlink r:id="rId54">
        <w:r w:rsidR="00894368">
          <w:rPr>
            <w:color w:val="00007F"/>
          </w:rPr>
          <w:t xml:space="preserve">10.3390/ </w:t>
        </w:r>
      </w:hyperlink>
      <w:hyperlink r:id="rId55">
        <w:r w:rsidR="00894368">
          <w:rPr>
            <w:color w:val="00007F"/>
          </w:rPr>
          <w:t>s17030565</w:t>
        </w:r>
      </w:hyperlink>
      <w:hyperlink r:id="rId56">
        <w:r w:rsidR="00894368">
          <w:t>.</w:t>
        </w:r>
      </w:hyperlink>
      <w:r>
        <w:t xml:space="preserve"> </w:t>
      </w:r>
      <w:r>
        <w:rPr>
          <w:sz w:val="14"/>
        </w:rPr>
        <w:t>URL</w:t>
      </w:r>
      <w:r>
        <w:t xml:space="preserve">: </w:t>
      </w:r>
      <w:hyperlink r:id="rId57">
        <w:r w:rsidR="00894368">
          <w:rPr>
            <w:color w:val="00007F"/>
          </w:rPr>
          <w:t xml:space="preserve">https://www.mdpi.com/1424-8220/17/ </w:t>
        </w:r>
      </w:hyperlink>
      <w:hyperlink r:id="rId58">
        <w:r w:rsidR="00894368">
          <w:rPr>
            <w:color w:val="00007F"/>
          </w:rPr>
          <w:t>3/565</w:t>
        </w:r>
      </w:hyperlink>
      <w:r>
        <w:rPr>
          <w:color w:val="00007F"/>
        </w:rPr>
        <w:t xml:space="preserve"> </w:t>
      </w:r>
      <w:r>
        <w:t>(visited on 07/23/2025).</w:t>
      </w:r>
    </w:p>
    <w:p w14:paraId="32CEDF43" w14:textId="77777777" w:rsidR="00894368" w:rsidRPr="00E05A76" w:rsidRDefault="00000000">
      <w:pPr>
        <w:ind w:left="184" w:right="0" w:hanging="199"/>
        <w:rPr>
          <w:lang w:val="pt-BR"/>
          <w:rPrChange w:id="415" w:author="שרית פליציה אנאיס שפירו" w:date="2025-11-04T14:31:00Z" w16du:dateUtc="2025-11-04T13:31:00Z">
            <w:rPr/>
          </w:rPrChange>
        </w:rPr>
      </w:pPr>
      <w:r>
        <w:t xml:space="preserve">Erickson, Austin et al. (Oct. 31, 2020). “Exploring the Limitations of Environment Lighting on Optical See-Through </w:t>
      </w:r>
      <w:proofErr w:type="spellStart"/>
      <w:r>
        <w:t>HeadMounted</w:t>
      </w:r>
      <w:proofErr w:type="spellEnd"/>
      <w:r>
        <w:t xml:space="preserve"> Displays”. In: </w:t>
      </w:r>
      <w:r>
        <w:rPr>
          <w:i/>
        </w:rPr>
        <w:t>Symposium on Spatial User Interaction</w:t>
      </w:r>
      <w:r>
        <w:t xml:space="preserve">. SUI ’20: Symposium on Spatial User Interaction. </w:t>
      </w:r>
      <w:r w:rsidRPr="00E05A76">
        <w:rPr>
          <w:lang w:val="pt-BR"/>
          <w:rPrChange w:id="416" w:author="שרית פליציה אנאיס שפירו" w:date="2025-11-04T14:31:00Z" w16du:dateUtc="2025-11-04T13:31:00Z">
            <w:rPr/>
          </w:rPrChange>
        </w:rPr>
        <w:t xml:space="preserve">Virtual Event Canada: ACM, pp. 1–8. </w:t>
      </w:r>
      <w:r w:rsidRPr="00E05A76">
        <w:rPr>
          <w:sz w:val="14"/>
          <w:lang w:val="pt-BR"/>
          <w:rPrChange w:id="417" w:author="שרית פליציה אנאיס שפירו" w:date="2025-11-04T14:31:00Z" w16du:dateUtc="2025-11-04T13:31:00Z">
            <w:rPr>
              <w:sz w:val="14"/>
            </w:rPr>
          </w:rPrChange>
        </w:rPr>
        <w:t>DOI</w:t>
      </w:r>
      <w:r w:rsidRPr="00E05A76">
        <w:rPr>
          <w:lang w:val="pt-BR"/>
          <w:rPrChange w:id="418" w:author="שרית פליציה אנאיס שפירו" w:date="2025-11-04T14:31:00Z" w16du:dateUtc="2025-11-04T13:31:00Z">
            <w:rPr/>
          </w:rPrChange>
        </w:rPr>
        <w:t xml:space="preserve">: </w:t>
      </w:r>
      <w:r w:rsidR="00894368">
        <w:fldChar w:fldCharType="begin"/>
      </w:r>
      <w:r w:rsidR="00894368" w:rsidRPr="00E05A76">
        <w:rPr>
          <w:lang w:val="pt-BR"/>
          <w:rPrChange w:id="419" w:author="שרית פליציה אנאיס שפירו" w:date="2025-11-04T14:31:00Z" w16du:dateUtc="2025-11-04T13:31:00Z">
            <w:rPr/>
          </w:rPrChange>
        </w:rPr>
        <w:instrText>HYPERLINK "https://doi.org/10.1145/3385959.3418445" \h</w:instrText>
      </w:r>
      <w:r w:rsidR="00894368">
        <w:fldChar w:fldCharType="separate"/>
      </w:r>
      <w:r w:rsidR="00894368" w:rsidRPr="00E05A76">
        <w:rPr>
          <w:color w:val="00007F"/>
          <w:lang w:val="pt-BR"/>
          <w:rPrChange w:id="420" w:author="שרית פליציה אנאיס שפירו" w:date="2025-11-04T14:31:00Z" w16du:dateUtc="2025-11-04T13:31:00Z">
            <w:rPr>
              <w:color w:val="00007F"/>
            </w:rPr>
          </w:rPrChange>
        </w:rPr>
        <w:t>10.1145/3385959.3418445</w:t>
      </w:r>
      <w:r w:rsidR="00894368">
        <w:rPr>
          <w:color w:val="00007F"/>
        </w:rPr>
        <w:fldChar w:fldCharType="end"/>
      </w:r>
      <w:r w:rsidR="00894368">
        <w:fldChar w:fldCharType="begin"/>
      </w:r>
      <w:r w:rsidR="00894368" w:rsidRPr="00E05A76">
        <w:rPr>
          <w:lang w:val="pt-BR"/>
          <w:rPrChange w:id="421" w:author="שרית פליציה אנאיס שפירו" w:date="2025-11-04T14:31:00Z" w16du:dateUtc="2025-11-04T13:31:00Z">
            <w:rPr/>
          </w:rPrChange>
        </w:rPr>
        <w:instrText>HYPERLINK "https://doi.org/10.1145/3385959.3418445" \h</w:instrText>
      </w:r>
      <w:r w:rsidR="00894368">
        <w:fldChar w:fldCharType="separate"/>
      </w:r>
      <w:r w:rsidR="00894368" w:rsidRPr="00E05A76">
        <w:rPr>
          <w:lang w:val="pt-BR"/>
          <w:rPrChange w:id="422" w:author="שרית פליציה אנאיס שפירו" w:date="2025-11-04T14:31:00Z" w16du:dateUtc="2025-11-04T13:31:00Z">
            <w:rPr/>
          </w:rPrChange>
        </w:rPr>
        <w:t xml:space="preserve">. </w:t>
      </w:r>
      <w:r w:rsidR="00894368">
        <w:fldChar w:fldCharType="end"/>
      </w:r>
      <w:r w:rsidRPr="00E05A76">
        <w:rPr>
          <w:sz w:val="14"/>
          <w:lang w:val="pt-BR"/>
          <w:rPrChange w:id="423" w:author="שרית פליציה אנאיס שפירו" w:date="2025-11-04T14:31:00Z" w16du:dateUtc="2025-11-04T13:31:00Z">
            <w:rPr>
              <w:sz w:val="14"/>
            </w:rPr>
          </w:rPrChange>
        </w:rPr>
        <w:t>URL</w:t>
      </w:r>
      <w:r w:rsidRPr="00E05A76">
        <w:rPr>
          <w:lang w:val="pt-BR"/>
          <w:rPrChange w:id="424" w:author="שרית פליציה אנאיס שפירו" w:date="2025-11-04T14:31:00Z" w16du:dateUtc="2025-11-04T13:31:00Z">
            <w:rPr/>
          </w:rPrChange>
        </w:rPr>
        <w:t xml:space="preserve">: </w:t>
      </w:r>
      <w:r w:rsidR="00894368">
        <w:fldChar w:fldCharType="begin"/>
      </w:r>
      <w:r w:rsidR="00894368" w:rsidRPr="00E05A76">
        <w:rPr>
          <w:lang w:val="pt-BR"/>
          <w:rPrChange w:id="425" w:author="שרית פליציה אנאיס שפירו" w:date="2025-11-04T14:31:00Z" w16du:dateUtc="2025-11-04T13:31:00Z">
            <w:rPr/>
          </w:rPrChange>
        </w:rPr>
        <w:instrText>HYPERLINK "https://dl.acm.org/doi/10.1145/3385959.3418445" \h</w:instrText>
      </w:r>
      <w:r w:rsidR="00894368">
        <w:fldChar w:fldCharType="separate"/>
      </w:r>
      <w:r w:rsidR="00894368" w:rsidRPr="00E05A76">
        <w:rPr>
          <w:color w:val="00007F"/>
          <w:lang w:val="pt-BR"/>
          <w:rPrChange w:id="426" w:author="שרית פליציה אנאיס שפירו" w:date="2025-11-04T14:31:00Z" w16du:dateUtc="2025-11-04T13:31:00Z">
            <w:rPr>
              <w:color w:val="00007F"/>
            </w:rPr>
          </w:rPrChange>
        </w:rPr>
        <w:t>https://dl.acm.org/doi/10.1145/3385959.</w:t>
      </w:r>
      <w:r w:rsidR="00894368">
        <w:rPr>
          <w:color w:val="00007F"/>
        </w:rPr>
        <w:fldChar w:fldCharType="end"/>
      </w:r>
    </w:p>
    <w:p w14:paraId="4557D798" w14:textId="77777777" w:rsidR="00894368" w:rsidRPr="00E05A76" w:rsidRDefault="00894368">
      <w:pPr>
        <w:ind w:left="209" w:right="0"/>
        <w:rPr>
          <w:lang w:val="da-DK"/>
          <w:rPrChange w:id="427" w:author="שרית פליציה אנאיס שפירו" w:date="2025-11-04T14:31:00Z" w16du:dateUtc="2025-11-04T13:31:00Z">
            <w:rPr/>
          </w:rPrChange>
        </w:rPr>
      </w:pPr>
      <w:r>
        <w:fldChar w:fldCharType="begin"/>
      </w:r>
      <w:r w:rsidRPr="00E05A76">
        <w:rPr>
          <w:lang w:val="da-DK"/>
          <w:rPrChange w:id="428" w:author="שרית פליציה אנאיס שפירו" w:date="2025-11-04T14:31:00Z" w16du:dateUtc="2025-11-04T13:31:00Z">
            <w:rPr/>
          </w:rPrChange>
        </w:rPr>
        <w:instrText>HYPERLINK "https://dl.acm.org/doi/10.1145/3385959.3418445" \h</w:instrText>
      </w:r>
      <w:r>
        <w:fldChar w:fldCharType="separate"/>
      </w:r>
      <w:r w:rsidRPr="00E05A76">
        <w:rPr>
          <w:color w:val="00007F"/>
          <w:lang w:val="da-DK"/>
          <w:rPrChange w:id="429" w:author="שרית פליציה אנאיס שפירו" w:date="2025-11-04T14:31:00Z" w16du:dateUtc="2025-11-04T13:31:00Z">
            <w:rPr>
              <w:color w:val="00007F"/>
            </w:rPr>
          </w:rPrChange>
        </w:rPr>
        <w:t>3418445</w:t>
      </w:r>
      <w:r>
        <w:rPr>
          <w:color w:val="00007F"/>
        </w:rPr>
        <w:fldChar w:fldCharType="end"/>
      </w:r>
      <w:r w:rsidRPr="00E05A76">
        <w:rPr>
          <w:color w:val="00007F"/>
          <w:lang w:val="da-DK"/>
          <w:rPrChange w:id="430" w:author="שרית פליציה אנאיס שפירו" w:date="2025-11-04T14:31:00Z" w16du:dateUtc="2025-11-04T13:31:00Z">
            <w:rPr>
              <w:color w:val="00007F"/>
            </w:rPr>
          </w:rPrChange>
        </w:rPr>
        <w:t xml:space="preserve"> </w:t>
      </w:r>
      <w:r w:rsidRPr="00E05A76">
        <w:rPr>
          <w:lang w:val="da-DK"/>
          <w:rPrChange w:id="431" w:author="שרית פליציה אנאיס שפירו" w:date="2025-11-04T14:31:00Z" w16du:dateUtc="2025-11-04T13:31:00Z">
            <w:rPr/>
          </w:rPrChange>
        </w:rPr>
        <w:t>(</w:t>
      </w:r>
      <w:proofErr w:type="spellStart"/>
      <w:r w:rsidRPr="00E05A76">
        <w:rPr>
          <w:lang w:val="da-DK"/>
          <w:rPrChange w:id="432" w:author="שרית פליציה אנאיס שפירו" w:date="2025-11-04T14:31:00Z" w16du:dateUtc="2025-11-04T13:31:00Z">
            <w:rPr/>
          </w:rPrChange>
        </w:rPr>
        <w:t>visited</w:t>
      </w:r>
      <w:proofErr w:type="spellEnd"/>
      <w:r w:rsidRPr="00E05A76">
        <w:rPr>
          <w:lang w:val="da-DK"/>
          <w:rPrChange w:id="433" w:author="שרית פליציה אנאיס שפירו" w:date="2025-11-04T14:31:00Z" w16du:dateUtc="2025-11-04T13:31:00Z">
            <w:rPr/>
          </w:rPrChange>
        </w:rPr>
        <w:t xml:space="preserve"> on 07/23/2025).</w:t>
      </w:r>
    </w:p>
    <w:p w14:paraId="55F6BC48" w14:textId="77777777" w:rsidR="00894368" w:rsidRDefault="00000000">
      <w:pPr>
        <w:ind w:left="184" w:right="0" w:hanging="199"/>
      </w:pPr>
      <w:r w:rsidRPr="00E05A76">
        <w:rPr>
          <w:lang w:val="da-DK"/>
          <w:rPrChange w:id="434" w:author="שרית פליציה אנאיס שפירו" w:date="2025-11-04T14:31:00Z" w16du:dateUtc="2025-11-04T13:31:00Z">
            <w:rPr/>
          </w:rPrChange>
        </w:rPr>
        <w:t xml:space="preserve">Fox, Dylan R. et al. (Feb. 2023). </w:t>
      </w:r>
      <w:r>
        <w:t xml:space="preserve">“Using augmented reality to cue obstacles for people with low vision”. English. In: </w:t>
      </w:r>
      <w:r>
        <w:rPr>
          <w:i/>
        </w:rPr>
        <w:t xml:space="preserve">Optics Express </w:t>
      </w:r>
      <w:r>
        <w:t xml:space="preserve">31.4. Publisher Copyright: © 2023 Optica Publishing Group </w:t>
      </w:r>
      <w:r>
        <w:t xml:space="preserve">under the terms of the Optica Open Access Publishing Agreement., pp. 6827–6848. </w:t>
      </w:r>
      <w:r>
        <w:rPr>
          <w:sz w:val="14"/>
        </w:rPr>
        <w:t>DOI</w:t>
      </w:r>
      <w:r>
        <w:t xml:space="preserve">: </w:t>
      </w:r>
      <w:hyperlink r:id="rId59">
        <w:r w:rsidR="00894368">
          <w:rPr>
            <w:color w:val="00007F"/>
          </w:rPr>
          <w:t>10.1364/OE.479258</w:t>
        </w:r>
      </w:hyperlink>
      <w:hyperlink r:id="rId60">
        <w:r w:rsidR="00894368">
          <w:t>.</w:t>
        </w:r>
      </w:hyperlink>
    </w:p>
    <w:p w14:paraId="75A1FCBB" w14:textId="77777777" w:rsidR="00894368" w:rsidRDefault="00000000">
      <w:pPr>
        <w:ind w:left="184" w:right="0" w:hanging="199"/>
      </w:pPr>
      <w:r>
        <w:t>Gallagher, Neal (2020). “</w:t>
      </w:r>
      <w:proofErr w:type="spellStart"/>
      <w:r>
        <w:t>Savitzky-Golay</w:t>
      </w:r>
      <w:proofErr w:type="spellEnd"/>
      <w:r>
        <w:t xml:space="preserve"> Smoothing and Differentiation Filter”. In: Publisher: Unpublished. </w:t>
      </w:r>
      <w:r>
        <w:rPr>
          <w:sz w:val="14"/>
        </w:rPr>
        <w:t>DOI</w:t>
      </w:r>
      <w:r>
        <w:t xml:space="preserve">: </w:t>
      </w:r>
      <w:hyperlink r:id="rId61">
        <w:r w:rsidR="00894368">
          <w:rPr>
            <w:color w:val="00007F"/>
          </w:rPr>
          <w:t>10.13140/RG.</w:t>
        </w:r>
      </w:hyperlink>
    </w:p>
    <w:p w14:paraId="62698552" w14:textId="77777777" w:rsidR="00894368" w:rsidRDefault="00894368">
      <w:pPr>
        <w:spacing w:after="5" w:line="250" w:lineRule="auto"/>
        <w:ind w:left="195" w:right="0" w:hanging="6"/>
      </w:pPr>
      <w:hyperlink r:id="rId62">
        <w:r>
          <w:rPr>
            <w:color w:val="00007F"/>
          </w:rPr>
          <w:t>2.2.20339.50725</w:t>
        </w:r>
      </w:hyperlink>
      <w:hyperlink r:id="rId63">
        <w:r>
          <w:t>.</w:t>
        </w:r>
      </w:hyperlink>
      <w:r>
        <w:t xml:space="preserve"> </w:t>
      </w:r>
      <w:r>
        <w:rPr>
          <w:sz w:val="14"/>
        </w:rPr>
        <w:t>URL</w:t>
      </w:r>
      <w:r>
        <w:t xml:space="preserve">: </w:t>
      </w:r>
      <w:hyperlink r:id="rId64">
        <w:r>
          <w:rPr>
            <w:color w:val="00007F"/>
          </w:rPr>
          <w:t xml:space="preserve">https://rgdoi.net/10.13140/ </w:t>
        </w:r>
      </w:hyperlink>
      <w:hyperlink r:id="rId65">
        <w:r>
          <w:rPr>
            <w:color w:val="00007F"/>
          </w:rPr>
          <w:t>RG.2.2.20339.50725</w:t>
        </w:r>
      </w:hyperlink>
      <w:r>
        <w:rPr>
          <w:color w:val="00007F"/>
        </w:rPr>
        <w:t xml:space="preserve"> </w:t>
      </w:r>
      <w:r>
        <w:t>(visited on 07/23/2025).</w:t>
      </w:r>
    </w:p>
    <w:p w14:paraId="052C9081" w14:textId="77777777" w:rsidR="00894368" w:rsidRDefault="00000000">
      <w:pPr>
        <w:ind w:left="184" w:right="0" w:hanging="199"/>
      </w:pPr>
      <w:proofErr w:type="spellStart"/>
      <w:r w:rsidRPr="00E05A76">
        <w:rPr>
          <w:lang w:val="da-DK"/>
          <w:rPrChange w:id="435" w:author="שרית פליציה אנאיס שפירו" w:date="2025-11-04T14:31:00Z" w16du:dateUtc="2025-11-04T13:31:00Z">
            <w:rPr/>
          </w:rPrChange>
        </w:rPr>
        <w:t>Hartong</w:t>
      </w:r>
      <w:proofErr w:type="spellEnd"/>
      <w:r w:rsidRPr="00E05A76">
        <w:rPr>
          <w:lang w:val="da-DK"/>
          <w:rPrChange w:id="436" w:author="שרית פליציה אנאיס שפירו" w:date="2025-11-04T14:31:00Z" w16du:dateUtc="2025-11-04T13:31:00Z">
            <w:rPr/>
          </w:rPrChange>
        </w:rPr>
        <w:t xml:space="preserve">, </w:t>
      </w:r>
      <w:proofErr w:type="spellStart"/>
      <w:r w:rsidRPr="00E05A76">
        <w:rPr>
          <w:lang w:val="da-DK"/>
          <w:rPrChange w:id="437" w:author="שרית פליציה אנאיס שפירו" w:date="2025-11-04T14:31:00Z" w16du:dateUtc="2025-11-04T13:31:00Z">
            <w:rPr/>
          </w:rPrChange>
        </w:rPr>
        <w:t>Dyonne</w:t>
      </w:r>
      <w:proofErr w:type="spellEnd"/>
      <w:r w:rsidRPr="00E05A76">
        <w:rPr>
          <w:lang w:val="da-DK"/>
          <w:rPrChange w:id="438" w:author="שרית פליציה אנאיס שפירו" w:date="2025-11-04T14:31:00Z" w16du:dateUtc="2025-11-04T13:31:00Z">
            <w:rPr/>
          </w:rPrChange>
        </w:rPr>
        <w:t xml:space="preserve"> T. et al. (June 1, 2004). </w:t>
      </w:r>
      <w:r>
        <w:t xml:space="preserve">“Improved Mobility and Independence of Night-Blind People Using Night-Vision Goggles”. In: </w:t>
      </w:r>
      <w:r>
        <w:rPr>
          <w:i/>
        </w:rPr>
        <w:t xml:space="preserve">Investigative </w:t>
      </w:r>
      <w:proofErr w:type="spellStart"/>
      <w:r>
        <w:rPr>
          <w:i/>
        </w:rPr>
        <w:t>Opthalmology</w:t>
      </w:r>
      <w:proofErr w:type="spellEnd"/>
      <w:r>
        <w:rPr>
          <w:i/>
        </w:rPr>
        <w:t xml:space="preserve"> &amp; Visual Science </w:t>
      </w:r>
      <w:r>
        <w:t xml:space="preserve">45.6. Publisher: Association for Research in Vision and Ophthalmology (ARVO), p. 1725. </w:t>
      </w:r>
      <w:r>
        <w:rPr>
          <w:sz w:val="14"/>
        </w:rPr>
        <w:t>ISSN</w:t>
      </w:r>
      <w:r>
        <w:t xml:space="preserve">: 1552-5783. </w:t>
      </w:r>
      <w:r>
        <w:rPr>
          <w:sz w:val="14"/>
        </w:rPr>
        <w:t>DOI</w:t>
      </w:r>
      <w:r>
        <w:t xml:space="preserve">: </w:t>
      </w:r>
      <w:hyperlink r:id="rId66">
        <w:r w:rsidR="00894368">
          <w:rPr>
            <w:color w:val="00007F"/>
          </w:rPr>
          <w:t xml:space="preserve">10.1167/ </w:t>
        </w:r>
      </w:hyperlink>
      <w:hyperlink r:id="rId67">
        <w:r w:rsidR="00894368">
          <w:rPr>
            <w:color w:val="00007F"/>
          </w:rPr>
          <w:t>iovs.03-1061</w:t>
        </w:r>
      </w:hyperlink>
      <w:hyperlink r:id="rId68">
        <w:r w:rsidR="00894368">
          <w:t>.</w:t>
        </w:r>
      </w:hyperlink>
      <w:r>
        <w:t xml:space="preserve"> </w:t>
      </w:r>
      <w:r>
        <w:rPr>
          <w:sz w:val="14"/>
        </w:rPr>
        <w:t>URL</w:t>
      </w:r>
      <w:r>
        <w:t xml:space="preserve">: </w:t>
      </w:r>
      <w:hyperlink r:id="rId69">
        <w:r w:rsidR="00894368">
          <w:rPr>
            <w:color w:val="00007F"/>
          </w:rPr>
          <w:t xml:space="preserve">http://iovs.arvojournals.org/ </w:t>
        </w:r>
      </w:hyperlink>
      <w:hyperlink r:id="rId70">
        <w:proofErr w:type="spellStart"/>
        <w:r w:rsidR="00894368">
          <w:rPr>
            <w:color w:val="00007F"/>
          </w:rPr>
          <w:t>article.aspx?doi</w:t>
        </w:r>
        <w:proofErr w:type="spellEnd"/>
        <w:r w:rsidR="00894368">
          <w:rPr>
            <w:color w:val="00007F"/>
          </w:rPr>
          <w:t>=10.1167/iovs.03-1061</w:t>
        </w:r>
      </w:hyperlink>
      <w:r>
        <w:rPr>
          <w:color w:val="00007F"/>
        </w:rPr>
        <w:t xml:space="preserve"> </w:t>
      </w:r>
      <w:r>
        <w:t>(visited on</w:t>
      </w:r>
    </w:p>
    <w:p w14:paraId="19B0660E" w14:textId="77777777" w:rsidR="00894368" w:rsidRDefault="00000000">
      <w:pPr>
        <w:ind w:left="209" w:right="0"/>
      </w:pPr>
      <w:r>
        <w:t>07/23/2025).</w:t>
      </w:r>
    </w:p>
    <w:p w14:paraId="1F47DB9D" w14:textId="77777777" w:rsidR="00894368" w:rsidRDefault="00000000">
      <w:pPr>
        <w:ind w:left="184" w:right="0" w:hanging="199"/>
      </w:pPr>
      <w:r>
        <w:t xml:space="preserve">Ikeda, Yasuhiro et al. (Mar. 2019). “Night-vision aid using </w:t>
      </w:r>
      <w:proofErr w:type="spellStart"/>
      <w:r>
        <w:t>seethrough</w:t>
      </w:r>
      <w:proofErr w:type="spellEnd"/>
      <w:r>
        <w:t xml:space="preserve"> display for patients with retinitis pigmentosa”. In: </w:t>
      </w:r>
      <w:r>
        <w:rPr>
          <w:i/>
        </w:rPr>
        <w:t xml:space="preserve">Japanese Journal of Ophthalmology </w:t>
      </w:r>
      <w:r>
        <w:t xml:space="preserve">63.2. Publisher: Springer Science and Business Media LLC, pp. 181–185. </w:t>
      </w:r>
      <w:r>
        <w:rPr>
          <w:sz w:val="14"/>
        </w:rPr>
        <w:t>ISSN</w:t>
      </w:r>
      <w:r>
        <w:t xml:space="preserve">: 00215155, 1613-2246. </w:t>
      </w:r>
      <w:r>
        <w:rPr>
          <w:sz w:val="14"/>
        </w:rPr>
        <w:t>DOI</w:t>
      </w:r>
      <w:r>
        <w:t xml:space="preserve">: </w:t>
      </w:r>
      <w:hyperlink r:id="rId71">
        <w:r w:rsidR="00894368">
          <w:rPr>
            <w:color w:val="00007F"/>
          </w:rPr>
          <w:t>10.1007/s10384-018-00644-5</w:t>
        </w:r>
      </w:hyperlink>
      <w:hyperlink r:id="rId72">
        <w:r w:rsidR="00894368">
          <w:t>.</w:t>
        </w:r>
      </w:hyperlink>
      <w:r>
        <w:t xml:space="preserve"> </w:t>
      </w:r>
      <w:r>
        <w:rPr>
          <w:sz w:val="14"/>
        </w:rPr>
        <w:t>URL</w:t>
      </w:r>
      <w:r>
        <w:t xml:space="preserve">: </w:t>
      </w:r>
      <w:hyperlink r:id="rId73">
        <w:r w:rsidR="00894368">
          <w:rPr>
            <w:color w:val="00007F"/>
          </w:rPr>
          <w:t>http://link.springer.com/10.1007/s10384-018</w:t>
        </w:r>
      </w:hyperlink>
      <w:hyperlink r:id="rId74">
        <w:r w:rsidR="00894368">
          <w:rPr>
            <w:color w:val="00007F"/>
          </w:rPr>
          <w:t>00644-5</w:t>
        </w:r>
      </w:hyperlink>
      <w:r>
        <w:rPr>
          <w:color w:val="00007F"/>
        </w:rPr>
        <w:t xml:space="preserve"> </w:t>
      </w:r>
      <w:r>
        <w:t>(visited on 07/23/2025).</w:t>
      </w:r>
    </w:p>
    <w:p w14:paraId="22C0D62D" w14:textId="77777777" w:rsidR="00894368" w:rsidRDefault="00000000">
      <w:pPr>
        <w:spacing w:after="5" w:line="250" w:lineRule="auto"/>
        <w:ind w:left="199" w:right="0" w:hanging="199"/>
      </w:pPr>
      <w:r w:rsidRPr="00E05A76">
        <w:rPr>
          <w:lang w:val="sv-SE"/>
          <w:rPrChange w:id="439" w:author="שרית פליציה אנאיס שפירו" w:date="2025-11-04T14:31:00Z" w16du:dateUtc="2025-11-04T13:31:00Z">
            <w:rPr/>
          </w:rPrChange>
        </w:rPr>
        <w:t xml:space="preserve">Insta360 (2025). </w:t>
      </w:r>
      <w:r w:rsidRPr="00E05A76">
        <w:rPr>
          <w:i/>
          <w:lang w:val="sv-SE"/>
          <w:rPrChange w:id="440" w:author="שרית פליציה אנאיס שפירו" w:date="2025-11-04T14:31:00Z" w16du:dateUtc="2025-11-04T13:31:00Z">
            <w:rPr>
              <w:i/>
            </w:rPr>
          </w:rPrChange>
        </w:rPr>
        <w:t>Insta360 X4</w:t>
      </w:r>
      <w:r w:rsidRPr="00E05A76">
        <w:rPr>
          <w:lang w:val="sv-SE"/>
          <w:rPrChange w:id="441" w:author="שרית פליציה אנאיס שפירו" w:date="2025-11-04T14:31:00Z" w16du:dateUtc="2025-11-04T13:31:00Z">
            <w:rPr/>
          </w:rPrChange>
        </w:rPr>
        <w:t xml:space="preserve">. </w:t>
      </w:r>
      <w:r w:rsidR="00894368">
        <w:fldChar w:fldCharType="begin"/>
      </w:r>
      <w:r w:rsidR="00894368" w:rsidRPr="00E05A76">
        <w:rPr>
          <w:lang w:val="sv-SE"/>
          <w:rPrChange w:id="442" w:author="שרית פליציה אנאיס שפירו" w:date="2025-11-04T14:31:00Z" w16du:dateUtc="2025-11-04T13:31:00Z">
            <w:rPr/>
          </w:rPrChange>
        </w:rPr>
        <w:instrText>HYPERLINK "https://www.insta360.com/product/insta360-x4" \h</w:instrText>
      </w:r>
      <w:r w:rsidR="00894368">
        <w:fldChar w:fldCharType="separate"/>
      </w:r>
      <w:r w:rsidR="00894368" w:rsidRPr="00E05A76">
        <w:rPr>
          <w:color w:val="00007F"/>
          <w:lang w:val="sv-SE"/>
          <w:rPrChange w:id="443" w:author="שרית פליציה אנאיס שפירו" w:date="2025-11-04T14:31:00Z" w16du:dateUtc="2025-11-04T13:31:00Z">
            <w:rPr>
              <w:color w:val="00007F"/>
            </w:rPr>
          </w:rPrChange>
        </w:rPr>
        <w:t xml:space="preserve">https://www.insta360.com/ </w:t>
      </w:r>
      <w:r w:rsidR="00894368">
        <w:rPr>
          <w:color w:val="00007F"/>
        </w:rPr>
        <w:fldChar w:fldCharType="end"/>
      </w:r>
      <w:r w:rsidR="00894368">
        <w:fldChar w:fldCharType="begin"/>
      </w:r>
      <w:r w:rsidR="00894368" w:rsidRPr="00E05A76">
        <w:rPr>
          <w:lang w:val="sv-SE"/>
          <w:rPrChange w:id="444" w:author="שרית פליציה אנאיס שפירו" w:date="2025-11-04T14:31:00Z" w16du:dateUtc="2025-11-04T13:31:00Z">
            <w:rPr/>
          </w:rPrChange>
        </w:rPr>
        <w:instrText>HYPERLINK "https://www.insta360.com/product/insta360-x4" \h</w:instrText>
      </w:r>
      <w:r w:rsidR="00894368">
        <w:fldChar w:fldCharType="separate"/>
      </w:r>
      <w:proofErr w:type="spellStart"/>
      <w:r w:rsidR="00894368" w:rsidRPr="00E05A76">
        <w:rPr>
          <w:color w:val="00007F"/>
          <w:lang w:val="sv-SE"/>
          <w:rPrChange w:id="445" w:author="שרית פליציה אנאיס שפירו" w:date="2025-11-04T14:31:00Z" w16du:dateUtc="2025-11-04T13:31:00Z">
            <w:rPr>
              <w:color w:val="00007F"/>
            </w:rPr>
          </w:rPrChange>
        </w:rPr>
        <w:t>product</w:t>
      </w:r>
      <w:proofErr w:type="spellEnd"/>
      <w:r w:rsidR="00894368" w:rsidRPr="00E05A76">
        <w:rPr>
          <w:color w:val="00007F"/>
          <w:lang w:val="sv-SE"/>
          <w:rPrChange w:id="446" w:author="שרית פליציה אנאיס שפירו" w:date="2025-11-04T14:31:00Z" w16du:dateUtc="2025-11-04T13:31:00Z">
            <w:rPr>
              <w:color w:val="00007F"/>
            </w:rPr>
          </w:rPrChange>
        </w:rPr>
        <w:t>/insta360-x4</w:t>
      </w:r>
      <w:r w:rsidR="00894368">
        <w:rPr>
          <w:color w:val="00007F"/>
        </w:rPr>
        <w:fldChar w:fldCharType="end"/>
      </w:r>
      <w:r w:rsidR="00894368">
        <w:fldChar w:fldCharType="begin"/>
      </w:r>
      <w:r w:rsidR="00894368" w:rsidRPr="00E05A76">
        <w:rPr>
          <w:lang w:val="sv-SE"/>
          <w:rPrChange w:id="447" w:author="שרית פליציה אנאיס שפירו" w:date="2025-11-04T14:31:00Z" w16du:dateUtc="2025-11-04T13:31:00Z">
            <w:rPr/>
          </w:rPrChange>
        </w:rPr>
        <w:instrText>HYPERLINK "https://www.insta360.com/product/insta360-x4" \h</w:instrText>
      </w:r>
      <w:r w:rsidR="00894368">
        <w:fldChar w:fldCharType="separate"/>
      </w:r>
      <w:r w:rsidR="00894368" w:rsidRPr="00E05A76">
        <w:rPr>
          <w:lang w:val="sv-SE"/>
          <w:rPrChange w:id="448" w:author="שרית פליציה אנאיס שפירו" w:date="2025-11-04T14:31:00Z" w16du:dateUtc="2025-11-04T13:31:00Z">
            <w:rPr/>
          </w:rPrChange>
        </w:rPr>
        <w:t>.</w:t>
      </w:r>
      <w:r w:rsidR="00894368">
        <w:fldChar w:fldCharType="end"/>
      </w:r>
      <w:r w:rsidRPr="00E05A76">
        <w:rPr>
          <w:lang w:val="sv-SE"/>
          <w:rPrChange w:id="449" w:author="שרית פליציה אנאיס שפירו" w:date="2025-11-04T14:31:00Z" w16du:dateUtc="2025-11-04T13:31:00Z">
            <w:rPr/>
          </w:rPrChange>
        </w:rPr>
        <w:t xml:space="preserve"> </w:t>
      </w:r>
      <w:r>
        <w:t>Accessed: 2025-07-26.</w:t>
      </w:r>
    </w:p>
    <w:p w14:paraId="5AE54267" w14:textId="77777777" w:rsidR="00894368" w:rsidRDefault="00000000">
      <w:pPr>
        <w:ind w:left="184" w:right="0" w:hanging="199"/>
      </w:pPr>
      <w:proofErr w:type="spellStart"/>
      <w:r>
        <w:t>Kasowski</w:t>
      </w:r>
      <w:proofErr w:type="spellEnd"/>
      <w:r>
        <w:t xml:space="preserve">, Justin et al. (May 4, 2023). “A systematic review of extended reality (XR) for understanding and augmenting vision loss”. In: </w:t>
      </w:r>
      <w:r>
        <w:rPr>
          <w:i/>
        </w:rPr>
        <w:t xml:space="preserve">Journal of Vision </w:t>
      </w:r>
      <w:r>
        <w:t xml:space="preserve">23.5. Publisher: Association for Research in Vision and Ophthalmology (ARVO), p. 5. </w:t>
      </w:r>
      <w:r>
        <w:rPr>
          <w:sz w:val="14"/>
        </w:rPr>
        <w:t>ISSN</w:t>
      </w:r>
      <w:r>
        <w:t xml:space="preserve">: 15347362. </w:t>
      </w:r>
      <w:r>
        <w:rPr>
          <w:sz w:val="14"/>
        </w:rPr>
        <w:t>DOI</w:t>
      </w:r>
      <w:r>
        <w:t xml:space="preserve">: </w:t>
      </w:r>
      <w:hyperlink r:id="rId75">
        <w:r w:rsidR="00894368">
          <w:rPr>
            <w:color w:val="00007F"/>
          </w:rPr>
          <w:t>10.1167/jov.23.5.5</w:t>
        </w:r>
      </w:hyperlink>
      <w:hyperlink r:id="rId76">
        <w:r w:rsidR="00894368">
          <w:t>.</w:t>
        </w:r>
      </w:hyperlink>
      <w:r>
        <w:t xml:space="preserve"> </w:t>
      </w:r>
      <w:r>
        <w:rPr>
          <w:sz w:val="14"/>
        </w:rPr>
        <w:t>URL</w:t>
      </w:r>
      <w:r>
        <w:t xml:space="preserve">: </w:t>
      </w:r>
      <w:hyperlink r:id="rId77">
        <w:r w:rsidR="00894368">
          <w:rPr>
            <w:color w:val="00007F"/>
          </w:rPr>
          <w:t xml:space="preserve">https://jov. </w:t>
        </w:r>
      </w:hyperlink>
      <w:hyperlink r:id="rId78">
        <w:r w:rsidR="00894368">
          <w:rPr>
            <w:color w:val="00007F"/>
          </w:rPr>
          <w:t>arvojournals.org/</w:t>
        </w:r>
        <w:proofErr w:type="spellStart"/>
        <w:r w:rsidR="00894368">
          <w:rPr>
            <w:color w:val="00007F"/>
          </w:rPr>
          <w:t>article.aspx?articleid</w:t>
        </w:r>
        <w:proofErr w:type="spellEnd"/>
        <w:r w:rsidR="00894368">
          <w:rPr>
            <w:color w:val="00007F"/>
          </w:rPr>
          <w:t>=2785592</w:t>
        </w:r>
      </w:hyperlink>
    </w:p>
    <w:p w14:paraId="28316341" w14:textId="77777777" w:rsidR="00894368" w:rsidRDefault="00000000">
      <w:pPr>
        <w:ind w:left="209" w:right="0"/>
      </w:pPr>
      <w:r>
        <w:t>(visited on 07/23/2025).</w:t>
      </w:r>
    </w:p>
    <w:p w14:paraId="09B9756E" w14:textId="77777777" w:rsidR="00894368" w:rsidRDefault="00000000">
      <w:pPr>
        <w:ind w:left="184" w:right="0" w:hanging="199"/>
      </w:pPr>
      <w:r>
        <w:t xml:space="preserve">Khan, </w:t>
      </w:r>
      <w:proofErr w:type="spellStart"/>
      <w:r>
        <w:t>ObaidUllah</w:t>
      </w:r>
      <w:proofErr w:type="spellEnd"/>
      <w:r>
        <w:t xml:space="preserve"> Owais, Kamran Ahsan, and Abdul Salam (Oct. 1, 2014). “Assistive Technology </w:t>
      </w:r>
      <w:proofErr w:type="gramStart"/>
      <w:r>
        <w:t>For</w:t>
      </w:r>
      <w:proofErr w:type="gramEnd"/>
      <w:r>
        <w:t xml:space="preserve"> Night Blind Tourist: A Mobile Application Approach”. In: </w:t>
      </w:r>
      <w:r>
        <w:rPr>
          <w:i/>
        </w:rPr>
        <w:t xml:space="preserve">International Journal of E-Services and Mobile Applications </w:t>
      </w:r>
      <w:r>
        <w:t xml:space="preserve">6.4. Publisher: IGI Global, pp. 43–65. </w:t>
      </w:r>
      <w:r>
        <w:rPr>
          <w:sz w:val="14"/>
        </w:rPr>
        <w:t>ISSN</w:t>
      </w:r>
      <w:r>
        <w:t xml:space="preserve">: 1941-627X, 1941-6288. </w:t>
      </w:r>
      <w:r>
        <w:rPr>
          <w:sz w:val="14"/>
        </w:rPr>
        <w:t>DOI</w:t>
      </w:r>
      <w:r>
        <w:t xml:space="preserve">: </w:t>
      </w:r>
      <w:hyperlink r:id="rId79">
        <w:r w:rsidR="00894368">
          <w:rPr>
            <w:color w:val="00007F"/>
          </w:rPr>
          <w:t xml:space="preserve">10.4018/ </w:t>
        </w:r>
      </w:hyperlink>
      <w:hyperlink r:id="rId80">
        <w:r w:rsidR="00894368">
          <w:rPr>
            <w:color w:val="00007F"/>
          </w:rPr>
          <w:t>ijesma.2014100104</w:t>
        </w:r>
      </w:hyperlink>
      <w:hyperlink r:id="rId81">
        <w:r w:rsidR="00894368">
          <w:t>.</w:t>
        </w:r>
      </w:hyperlink>
      <w:r>
        <w:t xml:space="preserve"> </w:t>
      </w:r>
      <w:r>
        <w:rPr>
          <w:sz w:val="14"/>
        </w:rPr>
        <w:t>URL</w:t>
      </w:r>
      <w:r>
        <w:t xml:space="preserve">: </w:t>
      </w:r>
      <w:hyperlink r:id="rId82">
        <w:r w:rsidR="00894368">
          <w:rPr>
            <w:color w:val="00007F"/>
          </w:rPr>
          <w:t>https://services.igi</w:t>
        </w:r>
      </w:hyperlink>
      <w:hyperlink r:id="rId83">
        <w:r w:rsidR="00894368">
          <w:rPr>
            <w:color w:val="00007F"/>
          </w:rPr>
          <w:t xml:space="preserve">global.com/resolvedoi/resolve.aspx?doi=10.4018/ </w:t>
        </w:r>
      </w:hyperlink>
      <w:hyperlink r:id="rId84">
        <w:r w:rsidR="00894368">
          <w:rPr>
            <w:color w:val="00007F"/>
          </w:rPr>
          <w:t>ijesma.2014100104</w:t>
        </w:r>
      </w:hyperlink>
      <w:r>
        <w:rPr>
          <w:color w:val="00007F"/>
        </w:rPr>
        <w:t xml:space="preserve"> </w:t>
      </w:r>
      <w:r>
        <w:t>(visited on 07/23/2025).</w:t>
      </w:r>
    </w:p>
    <w:p w14:paraId="2ADAB502" w14:textId="77777777" w:rsidR="00894368" w:rsidRDefault="00000000">
      <w:pPr>
        <w:ind w:left="184" w:right="0" w:hanging="199"/>
      </w:pPr>
      <w:r>
        <w:t xml:space="preserve">Kuriakose, </w:t>
      </w:r>
      <w:proofErr w:type="spellStart"/>
      <w:r>
        <w:t>Bineeth</w:t>
      </w:r>
      <w:proofErr w:type="spellEnd"/>
      <w:r>
        <w:t xml:space="preserve">, Raju Shrestha, and </w:t>
      </w:r>
      <w:proofErr w:type="spellStart"/>
      <w:r>
        <w:t>Frode</w:t>
      </w:r>
      <w:proofErr w:type="spellEnd"/>
      <w:r>
        <w:t xml:space="preserve"> </w:t>
      </w:r>
      <w:proofErr w:type="spellStart"/>
      <w:r>
        <w:t>Eika</w:t>
      </w:r>
      <w:proofErr w:type="spellEnd"/>
      <w:r>
        <w:t xml:space="preserve"> Sandnes (Feb. 2023a). “</w:t>
      </w:r>
      <w:proofErr w:type="spellStart"/>
      <w:r>
        <w:t>DeepNAVI</w:t>
      </w:r>
      <w:proofErr w:type="spellEnd"/>
      <w:r>
        <w:t xml:space="preserve">: A deep </w:t>
      </w:r>
      <w:proofErr w:type="gramStart"/>
      <w:r>
        <w:t>learning based</w:t>
      </w:r>
      <w:proofErr w:type="gramEnd"/>
      <w:r>
        <w:t xml:space="preserve"> smartphone navigation assistant for people with visual impairments”. In: </w:t>
      </w:r>
      <w:r>
        <w:rPr>
          <w:i/>
        </w:rPr>
        <w:t xml:space="preserve">Expert Systems with Applications </w:t>
      </w:r>
      <w:r>
        <w:t xml:space="preserve">212. Publisher: Elsevier BV, p. 118720. </w:t>
      </w:r>
      <w:r>
        <w:rPr>
          <w:sz w:val="14"/>
        </w:rPr>
        <w:t>ISSN</w:t>
      </w:r>
      <w:r>
        <w:t xml:space="preserve">: 0957-4174. </w:t>
      </w:r>
      <w:r>
        <w:rPr>
          <w:sz w:val="14"/>
        </w:rPr>
        <w:t>DOI</w:t>
      </w:r>
      <w:r>
        <w:t xml:space="preserve">: </w:t>
      </w:r>
      <w:hyperlink r:id="rId85">
        <w:r w:rsidR="00894368">
          <w:rPr>
            <w:color w:val="00007F"/>
          </w:rPr>
          <w:t xml:space="preserve">10.1016/j.eswa.2022. </w:t>
        </w:r>
      </w:hyperlink>
      <w:hyperlink r:id="rId86">
        <w:r w:rsidR="00894368">
          <w:rPr>
            <w:color w:val="00007F"/>
          </w:rPr>
          <w:t>118720</w:t>
        </w:r>
      </w:hyperlink>
      <w:hyperlink r:id="rId87">
        <w:r w:rsidR="00894368">
          <w:t>.</w:t>
        </w:r>
      </w:hyperlink>
      <w:r>
        <w:t xml:space="preserve"> </w:t>
      </w:r>
      <w:r>
        <w:rPr>
          <w:sz w:val="14"/>
        </w:rPr>
        <w:t>URL</w:t>
      </w:r>
      <w:r>
        <w:t xml:space="preserve">: </w:t>
      </w:r>
      <w:hyperlink r:id="rId88">
        <w:r w:rsidR="00894368">
          <w:rPr>
            <w:color w:val="00007F"/>
          </w:rPr>
          <w:t xml:space="preserve">https://linkinghub.elsevier.com/ </w:t>
        </w:r>
      </w:hyperlink>
      <w:hyperlink r:id="rId89">
        <w:r w:rsidR="00894368">
          <w:rPr>
            <w:color w:val="00007F"/>
          </w:rPr>
          <w:t>retrieve/</w:t>
        </w:r>
        <w:proofErr w:type="spellStart"/>
        <w:r w:rsidR="00894368">
          <w:rPr>
            <w:color w:val="00007F"/>
          </w:rPr>
          <w:t>pii</w:t>
        </w:r>
        <w:proofErr w:type="spellEnd"/>
        <w:r w:rsidR="00894368">
          <w:rPr>
            <w:color w:val="00007F"/>
          </w:rPr>
          <w:t>/S0957417422017432</w:t>
        </w:r>
      </w:hyperlink>
      <w:r>
        <w:rPr>
          <w:color w:val="00007F"/>
        </w:rPr>
        <w:t xml:space="preserve"> </w:t>
      </w:r>
      <w:r>
        <w:t>(visited on 07/23/2025).</w:t>
      </w:r>
    </w:p>
    <w:p w14:paraId="235EE279" w14:textId="77777777" w:rsidR="00894368" w:rsidRDefault="00000000">
      <w:pPr>
        <w:ind w:left="184" w:right="0" w:hanging="199"/>
      </w:pPr>
      <w:r>
        <w:t xml:space="preserve">– (Sept. 20, 2023b). “Exploring the User Experience of an </w:t>
      </w:r>
      <w:proofErr w:type="spellStart"/>
      <w:r>
        <w:t>AIbased</w:t>
      </w:r>
      <w:proofErr w:type="spellEnd"/>
      <w:r>
        <w:t xml:space="preserve"> Smartphone Navigation Assistant for People with Visual Impairments”. In: </w:t>
      </w:r>
      <w:r>
        <w:rPr>
          <w:i/>
        </w:rPr>
        <w:t>Proceedings of the 15th Biannual Conference of the Italian SIGCHI Chapter</w:t>
      </w:r>
      <w:r>
        <w:t xml:space="preserve">. </w:t>
      </w:r>
      <w:proofErr w:type="spellStart"/>
      <w:r>
        <w:t>CHItaly</w:t>
      </w:r>
      <w:proofErr w:type="spellEnd"/>
      <w:r>
        <w:t xml:space="preserve"> 2023: 15th Biannual Conference of the Italian SIGCHI Chapter. Torino Italy: ACM, pp. 1–8. </w:t>
      </w:r>
      <w:r>
        <w:rPr>
          <w:sz w:val="14"/>
        </w:rPr>
        <w:t>DOI</w:t>
      </w:r>
      <w:r>
        <w:t xml:space="preserve">: </w:t>
      </w:r>
      <w:hyperlink r:id="rId90">
        <w:r w:rsidR="00894368">
          <w:rPr>
            <w:color w:val="00007F"/>
          </w:rPr>
          <w:t>10.1145/3605390.3605421</w:t>
        </w:r>
      </w:hyperlink>
      <w:hyperlink r:id="rId91">
        <w:r w:rsidR="00894368">
          <w:t>.</w:t>
        </w:r>
      </w:hyperlink>
      <w:r>
        <w:t xml:space="preserve"> </w:t>
      </w:r>
      <w:r>
        <w:rPr>
          <w:sz w:val="14"/>
        </w:rPr>
        <w:t>URL</w:t>
      </w:r>
      <w:r>
        <w:t xml:space="preserve">: </w:t>
      </w:r>
      <w:hyperlink r:id="rId92">
        <w:r w:rsidR="00894368">
          <w:rPr>
            <w:color w:val="00007F"/>
          </w:rPr>
          <w:t xml:space="preserve">https:// </w:t>
        </w:r>
      </w:hyperlink>
      <w:hyperlink r:id="rId93">
        <w:r w:rsidR="00894368">
          <w:rPr>
            <w:color w:val="00007F"/>
          </w:rPr>
          <w:t>dl.acm.org/</w:t>
        </w:r>
        <w:proofErr w:type="spellStart"/>
        <w:r w:rsidR="00894368">
          <w:rPr>
            <w:color w:val="00007F"/>
          </w:rPr>
          <w:t>doi</w:t>
        </w:r>
        <w:proofErr w:type="spellEnd"/>
        <w:r w:rsidR="00894368">
          <w:rPr>
            <w:color w:val="00007F"/>
          </w:rPr>
          <w:t>/10.1145/3605390.3605421</w:t>
        </w:r>
      </w:hyperlink>
      <w:r>
        <w:rPr>
          <w:color w:val="00007F"/>
        </w:rPr>
        <w:t xml:space="preserve"> </w:t>
      </w:r>
      <w:r>
        <w:t>(visited on</w:t>
      </w:r>
    </w:p>
    <w:p w14:paraId="0A230025" w14:textId="77777777" w:rsidR="00894368" w:rsidRDefault="00000000">
      <w:pPr>
        <w:ind w:left="209" w:right="0"/>
      </w:pPr>
      <w:r>
        <w:t>07/23/2025).</w:t>
      </w:r>
    </w:p>
    <w:p w14:paraId="7BC94A27" w14:textId="77777777" w:rsidR="00894368" w:rsidRDefault="00000000">
      <w:pPr>
        <w:ind w:left="184" w:right="0" w:hanging="199"/>
      </w:pPr>
      <w:proofErr w:type="spellStart"/>
      <w:r>
        <w:t>Kvyetnyy</w:t>
      </w:r>
      <w:proofErr w:type="spellEnd"/>
      <w:r>
        <w:t xml:space="preserve">, Roman et al. (Aug. 7, 2017). “Object detection in images with low light condition”. In: </w:t>
      </w:r>
      <w:r>
        <w:rPr>
          <w:i/>
        </w:rPr>
        <w:t>SPIE Proceedings</w:t>
      </w:r>
      <w:r>
        <w:t xml:space="preserve">. Photonics Applications in Astronomy, Communications, Industry, and High-Energy Physics Experiments 2017. Ed. by </w:t>
      </w:r>
      <w:proofErr w:type="spellStart"/>
      <w:r>
        <w:t>Ryszard</w:t>
      </w:r>
      <w:proofErr w:type="spellEnd"/>
      <w:r>
        <w:t xml:space="preserve"> S. Romaniuk and Maciej </w:t>
      </w:r>
      <w:proofErr w:type="spellStart"/>
      <w:r>
        <w:t>Linczuk</w:t>
      </w:r>
      <w:proofErr w:type="spellEnd"/>
      <w:r>
        <w:t xml:space="preserve">. Vol. 10445. ISSN: 0277-786X. Wilga, Poland: SPIE, 104450W. </w:t>
      </w:r>
      <w:r>
        <w:rPr>
          <w:sz w:val="14"/>
        </w:rPr>
        <w:t>DOI</w:t>
      </w:r>
      <w:r>
        <w:t xml:space="preserve">: </w:t>
      </w:r>
      <w:hyperlink r:id="rId94">
        <w:r w:rsidR="00894368">
          <w:rPr>
            <w:color w:val="00007F"/>
          </w:rPr>
          <w:t>10.1117/12.2281001</w:t>
        </w:r>
      </w:hyperlink>
      <w:hyperlink r:id="rId95">
        <w:r w:rsidR="00894368">
          <w:t>.</w:t>
        </w:r>
      </w:hyperlink>
    </w:p>
    <w:p w14:paraId="742EBBA4" w14:textId="77777777" w:rsidR="00894368" w:rsidRDefault="00000000">
      <w:pPr>
        <w:spacing w:after="5" w:line="250" w:lineRule="auto"/>
        <w:ind w:left="195" w:right="0" w:hanging="6"/>
      </w:pPr>
      <w:r>
        <w:rPr>
          <w:sz w:val="14"/>
        </w:rPr>
        <w:lastRenderedPageBreak/>
        <w:t>URL</w:t>
      </w:r>
      <w:r>
        <w:t xml:space="preserve">: </w:t>
      </w:r>
      <w:hyperlink r:id="rId96">
        <w:r w:rsidR="00894368">
          <w:rPr>
            <w:color w:val="00007F"/>
          </w:rPr>
          <w:t xml:space="preserve">http://proceedings.spiedigitallibrary.org/ </w:t>
        </w:r>
      </w:hyperlink>
      <w:hyperlink r:id="rId97">
        <w:proofErr w:type="spellStart"/>
        <w:r w:rsidR="00894368">
          <w:rPr>
            <w:color w:val="00007F"/>
          </w:rPr>
          <w:t>proceeding.aspx?doi</w:t>
        </w:r>
        <w:proofErr w:type="spellEnd"/>
        <w:r w:rsidR="00894368">
          <w:rPr>
            <w:color w:val="00007F"/>
          </w:rPr>
          <w:t>=10.1117/12.2281001</w:t>
        </w:r>
      </w:hyperlink>
      <w:r>
        <w:rPr>
          <w:color w:val="00007F"/>
        </w:rPr>
        <w:t xml:space="preserve"> </w:t>
      </w:r>
      <w:r>
        <w:t>(visited on</w:t>
      </w:r>
    </w:p>
    <w:p w14:paraId="3FE17DFC" w14:textId="77777777" w:rsidR="00894368" w:rsidRDefault="00000000">
      <w:pPr>
        <w:ind w:left="209" w:right="0"/>
      </w:pPr>
      <w:r>
        <w:t>07/23/2025).</w:t>
      </w:r>
    </w:p>
    <w:p w14:paraId="48AB0CAE" w14:textId="77777777" w:rsidR="00894368" w:rsidRDefault="00000000">
      <w:pPr>
        <w:spacing w:after="0" w:line="259" w:lineRule="auto"/>
        <w:ind w:left="199" w:right="0" w:hanging="199"/>
      </w:pPr>
      <w:r>
        <w:t xml:space="preserve">Li, </w:t>
      </w:r>
      <w:proofErr w:type="spellStart"/>
      <w:r>
        <w:t>Xingyuan</w:t>
      </w:r>
      <w:proofErr w:type="spellEnd"/>
      <w:r>
        <w:t xml:space="preserve"> et al. (May 25, 2023). </w:t>
      </w:r>
      <w:proofErr w:type="spellStart"/>
      <w:r>
        <w:rPr>
          <w:i/>
        </w:rPr>
        <w:t>MonoTDP</w:t>
      </w:r>
      <w:proofErr w:type="spellEnd"/>
      <w:r>
        <w:rPr>
          <w:i/>
        </w:rPr>
        <w:t>: Twin Depth Perception for Monocular 3D Object Detection in Adverse Scenes</w:t>
      </w:r>
      <w:r>
        <w:t xml:space="preserve">. </w:t>
      </w:r>
      <w:r>
        <w:rPr>
          <w:sz w:val="14"/>
        </w:rPr>
        <w:t>DOI</w:t>
      </w:r>
      <w:r>
        <w:t xml:space="preserve">: </w:t>
      </w:r>
      <w:hyperlink r:id="rId98">
        <w:r w:rsidR="00894368">
          <w:rPr>
            <w:color w:val="00007F"/>
          </w:rPr>
          <w:t>10.48550/arXiv.2305.10974</w:t>
        </w:r>
      </w:hyperlink>
      <w:hyperlink r:id="rId99">
        <w:r w:rsidR="00894368">
          <w:t>.</w:t>
        </w:r>
      </w:hyperlink>
      <w:r>
        <w:t xml:space="preserve"> </w:t>
      </w:r>
      <w:proofErr w:type="spellStart"/>
      <w:r>
        <w:t>arXiv</w:t>
      </w:r>
      <w:proofErr w:type="spellEnd"/>
      <w:r>
        <w:t xml:space="preserve">: </w:t>
      </w:r>
      <w:hyperlink r:id="rId100">
        <w:r w:rsidR="00894368">
          <w:rPr>
            <w:color w:val="00007F"/>
          </w:rPr>
          <w:t>2305.10974[cs]</w:t>
        </w:r>
      </w:hyperlink>
      <w:hyperlink r:id="rId101">
        <w:r w:rsidR="00894368">
          <w:t xml:space="preserve">. </w:t>
        </w:r>
      </w:hyperlink>
      <w:r>
        <w:rPr>
          <w:sz w:val="14"/>
        </w:rPr>
        <w:t>URL</w:t>
      </w:r>
      <w:r>
        <w:t xml:space="preserve">: </w:t>
      </w:r>
      <w:hyperlink r:id="rId102">
        <w:r w:rsidR="00894368">
          <w:rPr>
            <w:color w:val="00007F"/>
          </w:rPr>
          <w:t>http://arxiv.org/abs/2305.10974</w:t>
        </w:r>
      </w:hyperlink>
      <w:r>
        <w:rPr>
          <w:color w:val="00007F"/>
        </w:rPr>
        <w:t xml:space="preserve"> </w:t>
      </w:r>
      <w:r>
        <w:t>(visited on</w:t>
      </w:r>
    </w:p>
    <w:p w14:paraId="65124AC5" w14:textId="77777777" w:rsidR="00894368" w:rsidRPr="00E05A76" w:rsidRDefault="00000000">
      <w:pPr>
        <w:ind w:left="209" w:right="0"/>
        <w:rPr>
          <w:lang w:val="fi-FI"/>
          <w:rPrChange w:id="450" w:author="שרית פליציה אנאיס שפירו" w:date="2025-11-04T14:31:00Z" w16du:dateUtc="2025-11-04T13:31:00Z">
            <w:rPr/>
          </w:rPrChange>
        </w:rPr>
      </w:pPr>
      <w:r w:rsidRPr="00E05A76">
        <w:rPr>
          <w:lang w:val="fi-FI"/>
          <w:rPrChange w:id="451" w:author="שרית פליציה אנאיס שפירו" w:date="2025-11-04T14:31:00Z" w16du:dateUtc="2025-11-04T13:31:00Z">
            <w:rPr/>
          </w:rPrChange>
        </w:rPr>
        <w:t>07/23/2025).</w:t>
      </w:r>
    </w:p>
    <w:p w14:paraId="09CB666C" w14:textId="77777777" w:rsidR="00894368" w:rsidRDefault="00000000">
      <w:pPr>
        <w:ind w:left="184" w:right="0" w:hanging="199"/>
      </w:pPr>
      <w:r w:rsidRPr="00E05A76">
        <w:rPr>
          <w:lang w:val="fi-FI"/>
          <w:rPrChange w:id="452" w:author="שרית פליציה אנאיס שפירו" w:date="2025-11-04T14:31:00Z" w16du:dateUtc="2025-11-04T13:31:00Z">
            <w:rPr/>
          </w:rPrChange>
        </w:rPr>
        <w:t xml:space="preserve">Luo, </w:t>
      </w:r>
      <w:proofErr w:type="spellStart"/>
      <w:r w:rsidRPr="00E05A76">
        <w:rPr>
          <w:lang w:val="fi-FI"/>
          <w:rPrChange w:id="453" w:author="שרית פליציה אנאיס שפירו" w:date="2025-11-04T14:31:00Z" w16du:dateUtc="2025-11-04T13:31:00Z">
            <w:rPr/>
          </w:rPrChange>
        </w:rPr>
        <w:t>Gang</w:t>
      </w:r>
      <w:proofErr w:type="spellEnd"/>
      <w:r w:rsidRPr="00E05A76">
        <w:rPr>
          <w:lang w:val="fi-FI"/>
          <w:rPrChange w:id="454" w:author="שרית פליציה אנאיס שפירו" w:date="2025-11-04T14:31:00Z" w16du:dateUtc="2025-11-04T13:31:00Z">
            <w:rPr/>
          </w:rPrChange>
        </w:rPr>
        <w:t xml:space="preserve"> and Eli Peli (</w:t>
      </w:r>
      <w:proofErr w:type="spellStart"/>
      <w:r w:rsidRPr="00E05A76">
        <w:rPr>
          <w:lang w:val="fi-FI"/>
          <w:rPrChange w:id="455" w:author="שרית פליציה אנאיס שפירו" w:date="2025-11-04T14:31:00Z" w16du:dateUtc="2025-11-04T13:31:00Z">
            <w:rPr/>
          </w:rPrChange>
        </w:rPr>
        <w:t>Sept</w:t>
      </w:r>
      <w:proofErr w:type="spellEnd"/>
      <w:r w:rsidRPr="00E05A76">
        <w:rPr>
          <w:lang w:val="fi-FI"/>
          <w:rPrChange w:id="456" w:author="שרית פליציה אנאיס שפירו" w:date="2025-11-04T14:31:00Z" w16du:dateUtc="2025-11-04T13:31:00Z">
            <w:rPr/>
          </w:rPrChange>
        </w:rPr>
        <w:t xml:space="preserve">. 1, 2006). </w:t>
      </w:r>
      <w:r>
        <w:t xml:space="preserve">“Use of an </w:t>
      </w:r>
      <w:proofErr w:type="spellStart"/>
      <w:r>
        <w:t>AugmentedVision</w:t>
      </w:r>
      <w:proofErr w:type="spellEnd"/>
      <w:r>
        <w:t xml:space="preserve"> Device for Visual Search by Patients with Tunnel Vision”. In: </w:t>
      </w:r>
      <w:r>
        <w:rPr>
          <w:i/>
        </w:rPr>
        <w:t xml:space="preserve">Investigative </w:t>
      </w:r>
      <w:proofErr w:type="spellStart"/>
      <w:r>
        <w:rPr>
          <w:i/>
        </w:rPr>
        <w:t>Opthalmology</w:t>
      </w:r>
      <w:proofErr w:type="spellEnd"/>
      <w:r>
        <w:rPr>
          <w:i/>
        </w:rPr>
        <w:t xml:space="preserve"> &amp; Visual Science </w:t>
      </w:r>
      <w:r>
        <w:t>47.9. Publisher:</w:t>
      </w:r>
    </w:p>
    <w:p w14:paraId="5B250491" w14:textId="77777777" w:rsidR="00894368" w:rsidRDefault="00000000">
      <w:pPr>
        <w:ind w:left="209" w:right="0"/>
      </w:pPr>
      <w:r>
        <w:t xml:space="preserve">Association for Research in Vision and Ophthalmology (ARVO), p. 4152. </w:t>
      </w:r>
      <w:r>
        <w:rPr>
          <w:sz w:val="14"/>
        </w:rPr>
        <w:t>ISSN</w:t>
      </w:r>
      <w:r>
        <w:t xml:space="preserve">: 1552-5783. </w:t>
      </w:r>
      <w:r>
        <w:rPr>
          <w:sz w:val="14"/>
        </w:rPr>
        <w:t>DOI</w:t>
      </w:r>
      <w:r>
        <w:t xml:space="preserve">: </w:t>
      </w:r>
      <w:hyperlink r:id="rId103">
        <w:r w:rsidR="00894368">
          <w:rPr>
            <w:color w:val="00007F"/>
          </w:rPr>
          <w:t>10.1167/iovs.05-1672</w:t>
        </w:r>
      </w:hyperlink>
      <w:hyperlink r:id="rId104">
        <w:r w:rsidR="00894368">
          <w:t>.</w:t>
        </w:r>
      </w:hyperlink>
      <w:r>
        <w:t xml:space="preserve"> </w:t>
      </w:r>
      <w:r>
        <w:rPr>
          <w:sz w:val="14"/>
        </w:rPr>
        <w:t>URL</w:t>
      </w:r>
      <w:r>
        <w:t xml:space="preserve">: </w:t>
      </w:r>
      <w:hyperlink r:id="rId105">
        <w:r w:rsidR="00894368">
          <w:rPr>
            <w:color w:val="00007F"/>
          </w:rPr>
          <w:t xml:space="preserve">http://iovs.arvojournals.org/article.aspx?doi= </w:t>
        </w:r>
      </w:hyperlink>
      <w:hyperlink r:id="rId106">
        <w:r w:rsidR="00894368">
          <w:rPr>
            <w:color w:val="00007F"/>
          </w:rPr>
          <w:t>10.1167/iovs.05-1672</w:t>
        </w:r>
      </w:hyperlink>
      <w:r>
        <w:rPr>
          <w:color w:val="00007F"/>
        </w:rPr>
        <w:t xml:space="preserve"> </w:t>
      </w:r>
      <w:r>
        <w:t>(visited on 07/23/2025).</w:t>
      </w:r>
    </w:p>
    <w:p w14:paraId="362D0585" w14:textId="77777777" w:rsidR="00894368" w:rsidRDefault="00000000">
      <w:pPr>
        <w:ind w:left="184" w:right="0" w:hanging="199"/>
      </w:pPr>
      <w:proofErr w:type="spellStart"/>
      <w:r>
        <w:t>Maman</w:t>
      </w:r>
      <w:proofErr w:type="spellEnd"/>
      <w:r>
        <w:t xml:space="preserve">, Lior, Ilan Vol, and Sarit F.A. </w:t>
      </w:r>
      <w:proofErr w:type="spellStart"/>
      <w:r>
        <w:t>Szpiro</w:t>
      </w:r>
      <w:proofErr w:type="spellEnd"/>
      <w:r>
        <w:t xml:space="preserve"> (May 2025). “Enhancing Obstacle Visibility with Augmented Reality Improves Mobility in People with Low Vision”. In: </w:t>
      </w:r>
      <w:r>
        <w:rPr>
          <w:i/>
        </w:rPr>
        <w:t xml:space="preserve">IEEE Transactions on Visualization and Computer Graphics </w:t>
      </w:r>
      <w:r>
        <w:t xml:space="preserve">31.5. Publisher: Institute of Electrical and Electronics Engineers (IEEE), pp. 3336–3343. </w:t>
      </w:r>
      <w:r>
        <w:rPr>
          <w:sz w:val="14"/>
        </w:rPr>
        <w:t>ISSN</w:t>
      </w:r>
      <w:r>
        <w:t xml:space="preserve">: 1077-2626, 1941-0506, 2160-9306. </w:t>
      </w:r>
      <w:r>
        <w:rPr>
          <w:sz w:val="14"/>
        </w:rPr>
        <w:t>DOI</w:t>
      </w:r>
      <w:r>
        <w:t xml:space="preserve">: </w:t>
      </w:r>
      <w:hyperlink r:id="rId107">
        <w:r w:rsidR="00894368">
          <w:rPr>
            <w:color w:val="00007F"/>
          </w:rPr>
          <w:t xml:space="preserve">10.1109/tvcg. </w:t>
        </w:r>
      </w:hyperlink>
      <w:hyperlink r:id="rId108">
        <w:r w:rsidR="00894368">
          <w:rPr>
            <w:color w:val="00007F"/>
          </w:rPr>
          <w:t>2025.3549542</w:t>
        </w:r>
      </w:hyperlink>
      <w:hyperlink r:id="rId109">
        <w:r w:rsidR="00894368">
          <w:t>.</w:t>
        </w:r>
      </w:hyperlink>
      <w:r>
        <w:t xml:space="preserve"> </w:t>
      </w:r>
      <w:r>
        <w:rPr>
          <w:sz w:val="14"/>
        </w:rPr>
        <w:t>URL</w:t>
      </w:r>
      <w:r>
        <w:t xml:space="preserve">: </w:t>
      </w:r>
      <w:hyperlink r:id="rId110">
        <w:r w:rsidR="00894368">
          <w:rPr>
            <w:color w:val="00007F"/>
          </w:rPr>
          <w:t xml:space="preserve">https://ieeexplore.ieee.org/ </w:t>
        </w:r>
      </w:hyperlink>
      <w:hyperlink r:id="rId111">
        <w:r w:rsidR="00894368">
          <w:rPr>
            <w:color w:val="00007F"/>
          </w:rPr>
          <w:t>document/10934147/</w:t>
        </w:r>
      </w:hyperlink>
      <w:r>
        <w:rPr>
          <w:color w:val="00007F"/>
        </w:rPr>
        <w:t xml:space="preserve"> </w:t>
      </w:r>
      <w:r>
        <w:t>(visited on 07/23/2025).</w:t>
      </w:r>
    </w:p>
    <w:p w14:paraId="783986CB" w14:textId="77777777" w:rsidR="00894368" w:rsidRDefault="00000000">
      <w:pPr>
        <w:ind w:left="184" w:right="0" w:hanging="199"/>
      </w:pPr>
      <w:proofErr w:type="spellStart"/>
      <w:r>
        <w:t>Marmor</w:t>
      </w:r>
      <w:proofErr w:type="spellEnd"/>
      <w:r>
        <w:t xml:space="preserve">, Michael F., Carroll Ault, and Ralph B. </w:t>
      </w:r>
      <w:proofErr w:type="spellStart"/>
      <w:r>
        <w:t>Shamlian</w:t>
      </w:r>
      <w:proofErr w:type="spellEnd"/>
      <w:r>
        <w:t xml:space="preserve"> (Mar. 1980). “Wide-Field High-Intensity Lantern”. In: </w:t>
      </w:r>
      <w:r>
        <w:rPr>
          <w:i/>
        </w:rPr>
        <w:t xml:space="preserve">Ophthalmology </w:t>
      </w:r>
      <w:r>
        <w:t xml:space="preserve">87.3. Publisher: Elsevier BV, pp. 216–217. </w:t>
      </w:r>
      <w:r>
        <w:rPr>
          <w:sz w:val="14"/>
        </w:rPr>
        <w:t>ISSN</w:t>
      </w:r>
      <w:r>
        <w:t xml:space="preserve">: 01616420. </w:t>
      </w:r>
      <w:r>
        <w:rPr>
          <w:sz w:val="14"/>
        </w:rPr>
        <w:t>DOI</w:t>
      </w:r>
      <w:r>
        <w:t xml:space="preserve">: </w:t>
      </w:r>
      <w:hyperlink r:id="rId112">
        <w:r w:rsidR="00894368">
          <w:rPr>
            <w:color w:val="00007F"/>
          </w:rPr>
          <w:t>10.1016/s0161-6420(80)35260-3</w:t>
        </w:r>
      </w:hyperlink>
      <w:hyperlink r:id="rId113">
        <w:r w:rsidR="00894368">
          <w:t>.</w:t>
        </w:r>
      </w:hyperlink>
      <w:r>
        <w:t xml:space="preserve"> </w:t>
      </w:r>
      <w:r>
        <w:rPr>
          <w:sz w:val="14"/>
        </w:rPr>
        <w:t>URL</w:t>
      </w:r>
      <w:r>
        <w:t xml:space="preserve">: </w:t>
      </w:r>
      <w:hyperlink r:id="rId114">
        <w:r w:rsidR="00894368">
          <w:rPr>
            <w:color w:val="00007F"/>
          </w:rPr>
          <w:t xml:space="preserve">https://linkinghub.elsevier.com/retrieve/pii/ </w:t>
        </w:r>
      </w:hyperlink>
      <w:hyperlink r:id="rId115">
        <w:r w:rsidR="00894368">
          <w:rPr>
            <w:color w:val="00007F"/>
          </w:rPr>
          <w:t>S0161642080352603</w:t>
        </w:r>
      </w:hyperlink>
      <w:r>
        <w:rPr>
          <w:color w:val="00007F"/>
        </w:rPr>
        <w:t xml:space="preserve"> </w:t>
      </w:r>
      <w:r>
        <w:t>(visited on 07/23/2025).</w:t>
      </w:r>
    </w:p>
    <w:p w14:paraId="51F524E3" w14:textId="77777777" w:rsidR="00894368" w:rsidRDefault="00000000">
      <w:pPr>
        <w:ind w:left="184" w:right="0" w:hanging="199"/>
      </w:pPr>
      <w:proofErr w:type="spellStart"/>
      <w:r>
        <w:t>Mawatari</w:t>
      </w:r>
      <w:proofErr w:type="spellEnd"/>
      <w:r>
        <w:t xml:space="preserve">, Go et al. (July 2024). “Efficacy of a wearable </w:t>
      </w:r>
      <w:proofErr w:type="spellStart"/>
      <w:r>
        <w:t>nightvision</w:t>
      </w:r>
      <w:proofErr w:type="spellEnd"/>
      <w:r>
        <w:t xml:space="preserve"> aid in patients with concentric peripheral visual field loss: a randomized, crossover trial”. In: </w:t>
      </w:r>
      <w:r>
        <w:rPr>
          <w:i/>
        </w:rPr>
        <w:t xml:space="preserve">Japanese Journal of Ophthalmology </w:t>
      </w:r>
      <w:r>
        <w:t xml:space="preserve">68.4. Publisher: Springer Science and Business Media LLC, pp. 321–326. </w:t>
      </w:r>
      <w:r>
        <w:rPr>
          <w:sz w:val="14"/>
        </w:rPr>
        <w:t>ISSN</w:t>
      </w:r>
      <w:r>
        <w:t xml:space="preserve">: 0021-5155, 1613-2246. </w:t>
      </w:r>
      <w:r>
        <w:rPr>
          <w:sz w:val="14"/>
        </w:rPr>
        <w:t>DOI</w:t>
      </w:r>
      <w:r>
        <w:t xml:space="preserve">: </w:t>
      </w:r>
      <w:hyperlink r:id="rId116">
        <w:r w:rsidR="00894368">
          <w:rPr>
            <w:color w:val="00007F"/>
          </w:rPr>
          <w:t xml:space="preserve">10. </w:t>
        </w:r>
      </w:hyperlink>
      <w:hyperlink r:id="rId117">
        <w:r w:rsidR="00894368">
          <w:rPr>
            <w:color w:val="00007F"/>
          </w:rPr>
          <w:t>1007/s10384-024-01068-0</w:t>
        </w:r>
      </w:hyperlink>
      <w:hyperlink r:id="rId118">
        <w:r w:rsidR="00894368">
          <w:t>.</w:t>
        </w:r>
      </w:hyperlink>
      <w:r>
        <w:t xml:space="preserve"> </w:t>
      </w:r>
      <w:r>
        <w:rPr>
          <w:sz w:val="14"/>
        </w:rPr>
        <w:t>URL</w:t>
      </w:r>
      <w:r>
        <w:t xml:space="preserve">: </w:t>
      </w:r>
      <w:hyperlink r:id="rId119">
        <w:r w:rsidR="00894368">
          <w:rPr>
            <w:color w:val="00007F"/>
          </w:rPr>
          <w:t xml:space="preserve">https://link. </w:t>
        </w:r>
      </w:hyperlink>
      <w:hyperlink r:id="rId120">
        <w:r w:rsidR="00894368">
          <w:rPr>
            <w:color w:val="00007F"/>
          </w:rPr>
          <w:t>springer.com/10.1007/s10384-024-01068-0</w:t>
        </w:r>
      </w:hyperlink>
      <w:r>
        <w:rPr>
          <w:color w:val="00007F"/>
        </w:rPr>
        <w:t xml:space="preserve"> </w:t>
      </w:r>
      <w:r>
        <w:t>(visited on 07/23/2025).</w:t>
      </w:r>
    </w:p>
    <w:p w14:paraId="4494FE25" w14:textId="77777777" w:rsidR="00894368" w:rsidRDefault="00000000">
      <w:pPr>
        <w:spacing w:after="5" w:line="250" w:lineRule="auto"/>
        <w:ind w:left="199" w:right="0" w:hanging="199"/>
      </w:pPr>
      <w:r>
        <w:t xml:space="preserve">Microsoft (2025). </w:t>
      </w:r>
      <w:r>
        <w:rPr>
          <w:i/>
        </w:rPr>
        <w:t>Azure Mixed Reality Object Anchors Conversion client library for .NET</w:t>
      </w:r>
      <w:r>
        <w:t xml:space="preserve">. </w:t>
      </w:r>
      <w:hyperlink r:id="rId121">
        <w:r w:rsidR="00894368">
          <w:rPr>
            <w:color w:val="00007F"/>
          </w:rPr>
          <w:t xml:space="preserve">https://learn.microsoft.com/ </w:t>
        </w:r>
      </w:hyperlink>
      <w:hyperlink r:id="rId122">
        <w:proofErr w:type="spellStart"/>
        <w:r w:rsidR="00894368">
          <w:rPr>
            <w:color w:val="00007F"/>
          </w:rPr>
          <w:t>en</w:t>
        </w:r>
        <w:proofErr w:type="spellEnd"/>
        <w:r w:rsidR="00894368">
          <w:rPr>
            <w:color w:val="00007F"/>
          </w:rPr>
          <w:t>-us/dotnet/</w:t>
        </w:r>
        <w:proofErr w:type="spellStart"/>
        <w:r w:rsidR="00894368">
          <w:rPr>
            <w:color w:val="00007F"/>
          </w:rPr>
          <w:t>api</w:t>
        </w:r>
        <w:proofErr w:type="spellEnd"/>
        <w:r w:rsidR="00894368">
          <w:rPr>
            <w:color w:val="00007F"/>
          </w:rPr>
          <w:t>/overview/azure/</w:t>
        </w:r>
        <w:proofErr w:type="spellStart"/>
        <w:r w:rsidR="00894368">
          <w:rPr>
            <w:color w:val="00007F"/>
          </w:rPr>
          <w:t>mixedreality</w:t>
        </w:r>
        <w:proofErr w:type="spellEnd"/>
        <w:r w:rsidR="00894368">
          <w:rPr>
            <w:color w:val="00007F"/>
          </w:rPr>
          <w:t xml:space="preserve">. </w:t>
        </w:r>
      </w:hyperlink>
      <w:hyperlink r:id="rId123">
        <w:proofErr w:type="spellStart"/>
        <w:r w:rsidR="00894368">
          <w:rPr>
            <w:color w:val="00007F"/>
          </w:rPr>
          <w:t>objectanchors.conversion</w:t>
        </w:r>
        <w:proofErr w:type="spellEnd"/>
        <w:r w:rsidR="00894368">
          <w:rPr>
            <w:color w:val="00007F"/>
          </w:rPr>
          <w:t xml:space="preserve">- </w:t>
        </w:r>
        <w:proofErr w:type="spellStart"/>
        <w:r w:rsidR="00894368">
          <w:rPr>
            <w:color w:val="00007F"/>
          </w:rPr>
          <w:t>readme?view</w:t>
        </w:r>
        <w:proofErr w:type="spellEnd"/>
        <w:r w:rsidR="00894368">
          <w:rPr>
            <w:color w:val="00007F"/>
          </w:rPr>
          <w:t>=</w:t>
        </w:r>
        <w:proofErr w:type="spellStart"/>
        <w:r w:rsidR="00894368">
          <w:rPr>
            <w:color w:val="00007F"/>
          </w:rPr>
          <w:t>azure</w:t>
        </w:r>
      </w:hyperlink>
      <w:hyperlink r:id="rId124">
        <w:r w:rsidR="00894368">
          <w:rPr>
            <w:color w:val="00007F"/>
          </w:rPr>
          <w:t>dotnet</w:t>
        </w:r>
        <w:proofErr w:type="spellEnd"/>
        <w:r w:rsidR="00894368">
          <w:rPr>
            <w:color w:val="00007F"/>
          </w:rPr>
          <w:t>-preview</w:t>
        </w:r>
      </w:hyperlink>
      <w:hyperlink r:id="rId125">
        <w:r w:rsidR="00894368">
          <w:t>.</w:t>
        </w:r>
      </w:hyperlink>
      <w:r>
        <w:t xml:space="preserve"> Accessed: 2025-07-26.</w:t>
      </w:r>
    </w:p>
    <w:p w14:paraId="22E69794" w14:textId="77777777" w:rsidR="00894368" w:rsidRDefault="00000000">
      <w:pPr>
        <w:ind w:left="184" w:right="0" w:hanging="199"/>
      </w:pPr>
      <w:r>
        <w:t xml:space="preserve">Min </w:t>
      </w:r>
      <w:proofErr w:type="spellStart"/>
      <w:r>
        <w:t>Htike</w:t>
      </w:r>
      <w:proofErr w:type="spellEnd"/>
      <w:r>
        <w:t xml:space="preserve">, Hein et al. (May 6, 2021). “Augmented Reality Glasses as an Orientation and Mobility Aid for People with Low Vision: </w:t>
      </w:r>
      <w:proofErr w:type="gramStart"/>
      <w:r>
        <w:t>a</w:t>
      </w:r>
      <w:proofErr w:type="gramEnd"/>
      <w:r>
        <w:t xml:space="preserve"> Feasibility Study of Experiences and Requirements”. In: </w:t>
      </w:r>
      <w:r>
        <w:rPr>
          <w:i/>
        </w:rPr>
        <w:t>Proceedings of the 2021 CHI Conference on Human Factors in Computing Systems</w:t>
      </w:r>
      <w:r>
        <w:t>. CHI ’21: CHI Conference on Human Factors in Computing Systems. Yokohama Japan: ACM, pp. 1–15.</w:t>
      </w:r>
    </w:p>
    <w:p w14:paraId="0351BCD8" w14:textId="77777777" w:rsidR="00894368" w:rsidRDefault="00000000">
      <w:pPr>
        <w:spacing w:after="5" w:line="250" w:lineRule="auto"/>
        <w:ind w:left="195" w:right="0" w:hanging="6"/>
      </w:pPr>
      <w:r>
        <w:rPr>
          <w:sz w:val="14"/>
        </w:rPr>
        <w:t>DOI</w:t>
      </w:r>
      <w:r>
        <w:t xml:space="preserve">: </w:t>
      </w:r>
      <w:hyperlink r:id="rId126">
        <w:r w:rsidR="00894368">
          <w:rPr>
            <w:color w:val="00007F"/>
          </w:rPr>
          <w:t>10.1145/3411764.3445327</w:t>
        </w:r>
      </w:hyperlink>
      <w:hyperlink r:id="rId127">
        <w:r w:rsidR="00894368">
          <w:t>.</w:t>
        </w:r>
      </w:hyperlink>
      <w:r>
        <w:t xml:space="preserve"> </w:t>
      </w:r>
      <w:r>
        <w:rPr>
          <w:sz w:val="14"/>
        </w:rPr>
        <w:t>URL</w:t>
      </w:r>
      <w:r>
        <w:t xml:space="preserve">: </w:t>
      </w:r>
      <w:hyperlink r:id="rId128">
        <w:r w:rsidR="00894368">
          <w:rPr>
            <w:color w:val="00007F"/>
          </w:rPr>
          <w:t xml:space="preserve">https://dl. </w:t>
        </w:r>
      </w:hyperlink>
      <w:hyperlink r:id="rId129">
        <w:r w:rsidR="00894368">
          <w:rPr>
            <w:color w:val="00007F"/>
          </w:rPr>
          <w:t>acm.org/</w:t>
        </w:r>
        <w:proofErr w:type="spellStart"/>
        <w:r w:rsidR="00894368">
          <w:rPr>
            <w:color w:val="00007F"/>
          </w:rPr>
          <w:t>doi</w:t>
        </w:r>
        <w:proofErr w:type="spellEnd"/>
        <w:r w:rsidR="00894368">
          <w:rPr>
            <w:color w:val="00007F"/>
          </w:rPr>
          <w:t>/10.1145/3411764.3445327</w:t>
        </w:r>
      </w:hyperlink>
      <w:r>
        <w:rPr>
          <w:color w:val="00007F"/>
        </w:rPr>
        <w:t xml:space="preserve"> </w:t>
      </w:r>
      <w:r>
        <w:t>(visited on</w:t>
      </w:r>
    </w:p>
    <w:p w14:paraId="71C66728" w14:textId="77777777" w:rsidR="00894368" w:rsidRDefault="00000000">
      <w:pPr>
        <w:ind w:left="209" w:right="0"/>
      </w:pPr>
      <w:r>
        <w:t>07/23/2025).</w:t>
      </w:r>
    </w:p>
    <w:p w14:paraId="63706EAE" w14:textId="77777777" w:rsidR="00894368" w:rsidRPr="00E05A76" w:rsidRDefault="00000000">
      <w:pPr>
        <w:ind w:left="184" w:right="0" w:hanging="199"/>
        <w:rPr>
          <w:lang w:val="sv-SE"/>
          <w:rPrChange w:id="457" w:author="שרית פליציה אנאיס שפירו" w:date="2025-11-04T14:31:00Z" w16du:dateUtc="2025-11-04T13:31:00Z">
            <w:rPr/>
          </w:rPrChange>
        </w:rPr>
      </w:pPr>
      <w:r>
        <w:t xml:space="preserve">Morrisette, Diane L., Gregory L. Goodrich, and Michael F. </w:t>
      </w:r>
      <w:proofErr w:type="spellStart"/>
      <w:r>
        <w:t>Marmor</w:t>
      </w:r>
      <w:proofErr w:type="spellEnd"/>
      <w:r>
        <w:t xml:space="preserve"> (Mar. 1985). “A Study of the Effectiveness of the </w:t>
      </w:r>
      <w:proofErr w:type="gramStart"/>
      <w:r>
        <w:t>Wide Angle</w:t>
      </w:r>
      <w:proofErr w:type="gramEnd"/>
      <w:r>
        <w:t xml:space="preserve"> Mobility Light”. In: </w:t>
      </w:r>
      <w:r>
        <w:rPr>
          <w:i/>
        </w:rPr>
        <w:t xml:space="preserve">Journal of Visual Impairment &amp; Blindness </w:t>
      </w:r>
      <w:r>
        <w:t xml:space="preserve">79.3. Publisher: SAGE Publications, pp. 109–111. </w:t>
      </w:r>
      <w:r w:rsidRPr="00E05A76">
        <w:rPr>
          <w:sz w:val="14"/>
          <w:lang w:val="sv-SE"/>
          <w:rPrChange w:id="458" w:author="שרית פליציה אנאיס שפירו" w:date="2025-11-04T14:31:00Z" w16du:dateUtc="2025-11-04T13:31:00Z">
            <w:rPr>
              <w:sz w:val="14"/>
            </w:rPr>
          </w:rPrChange>
        </w:rPr>
        <w:t>ISSN</w:t>
      </w:r>
      <w:r w:rsidRPr="00E05A76">
        <w:rPr>
          <w:lang w:val="sv-SE"/>
          <w:rPrChange w:id="459" w:author="שרית פליציה אנאיס שפירו" w:date="2025-11-04T14:31:00Z" w16du:dateUtc="2025-11-04T13:31:00Z">
            <w:rPr/>
          </w:rPrChange>
        </w:rPr>
        <w:t xml:space="preserve">: 0145482X, </w:t>
      </w:r>
      <w:proofErr w:type="gramStart"/>
      <w:r w:rsidRPr="00E05A76">
        <w:rPr>
          <w:lang w:val="sv-SE"/>
          <w:rPrChange w:id="460" w:author="שרית פליציה אנאיס שפירו" w:date="2025-11-04T14:31:00Z" w16du:dateUtc="2025-11-04T13:31:00Z">
            <w:rPr/>
          </w:rPrChange>
        </w:rPr>
        <w:t>1559-1476</w:t>
      </w:r>
      <w:proofErr w:type="gramEnd"/>
      <w:r w:rsidRPr="00E05A76">
        <w:rPr>
          <w:lang w:val="sv-SE"/>
          <w:rPrChange w:id="461" w:author="שרית פליציה אנאיס שפירו" w:date="2025-11-04T14:31:00Z" w16du:dateUtc="2025-11-04T13:31:00Z">
            <w:rPr/>
          </w:rPrChange>
        </w:rPr>
        <w:t xml:space="preserve">. </w:t>
      </w:r>
      <w:r w:rsidRPr="00E05A76">
        <w:rPr>
          <w:sz w:val="14"/>
          <w:lang w:val="sv-SE"/>
          <w:rPrChange w:id="462" w:author="שרית פליציה אנאיס שפירו" w:date="2025-11-04T14:31:00Z" w16du:dateUtc="2025-11-04T13:31:00Z">
            <w:rPr>
              <w:sz w:val="14"/>
            </w:rPr>
          </w:rPrChange>
        </w:rPr>
        <w:t>DOI</w:t>
      </w:r>
      <w:r w:rsidRPr="00E05A76">
        <w:rPr>
          <w:lang w:val="sv-SE"/>
          <w:rPrChange w:id="463" w:author="שרית פליציה אנאיס שפירו" w:date="2025-11-04T14:31:00Z" w16du:dateUtc="2025-11-04T13:31:00Z">
            <w:rPr/>
          </w:rPrChange>
        </w:rPr>
        <w:t xml:space="preserve">: </w:t>
      </w:r>
      <w:r w:rsidR="00894368">
        <w:fldChar w:fldCharType="begin"/>
      </w:r>
      <w:r w:rsidR="00894368" w:rsidRPr="00E05A76">
        <w:rPr>
          <w:lang w:val="sv-SE"/>
          <w:rPrChange w:id="464" w:author="שרית פליציה אנאיס שפירו" w:date="2025-11-04T14:31:00Z" w16du:dateUtc="2025-11-04T13:31:00Z">
            <w:rPr/>
          </w:rPrChange>
        </w:rPr>
        <w:instrText>HYPERLINK "https://doi.org/10.1177/0145482x8507900304" \h</w:instrText>
      </w:r>
      <w:r w:rsidR="00894368">
        <w:fldChar w:fldCharType="separate"/>
      </w:r>
      <w:r w:rsidR="00894368" w:rsidRPr="00E05A76">
        <w:rPr>
          <w:color w:val="00007F"/>
          <w:lang w:val="sv-SE"/>
          <w:rPrChange w:id="465" w:author="שרית פליציה אנאיס שפירו" w:date="2025-11-04T14:31:00Z" w16du:dateUtc="2025-11-04T13:31:00Z">
            <w:rPr>
              <w:color w:val="00007F"/>
            </w:rPr>
          </w:rPrChange>
        </w:rPr>
        <w:t>10.1177/0145482x8507900304</w:t>
      </w:r>
      <w:r w:rsidR="00894368">
        <w:rPr>
          <w:color w:val="00007F"/>
        </w:rPr>
        <w:fldChar w:fldCharType="end"/>
      </w:r>
      <w:r w:rsidR="00894368">
        <w:fldChar w:fldCharType="begin"/>
      </w:r>
      <w:r w:rsidR="00894368" w:rsidRPr="00E05A76">
        <w:rPr>
          <w:lang w:val="sv-SE"/>
          <w:rPrChange w:id="466" w:author="שרית פליציה אנאיס שפירו" w:date="2025-11-04T14:31:00Z" w16du:dateUtc="2025-11-04T13:31:00Z">
            <w:rPr/>
          </w:rPrChange>
        </w:rPr>
        <w:instrText>HYPERLINK "https://doi.org/10.1177/0145482x8507900304" \h</w:instrText>
      </w:r>
      <w:r w:rsidR="00894368">
        <w:fldChar w:fldCharType="separate"/>
      </w:r>
      <w:r w:rsidR="00894368" w:rsidRPr="00E05A76">
        <w:rPr>
          <w:lang w:val="sv-SE"/>
          <w:rPrChange w:id="467" w:author="שרית פליציה אנאיס שפירו" w:date="2025-11-04T14:31:00Z" w16du:dateUtc="2025-11-04T13:31:00Z">
            <w:rPr/>
          </w:rPrChange>
        </w:rPr>
        <w:t>.</w:t>
      </w:r>
      <w:r w:rsidR="00894368">
        <w:fldChar w:fldCharType="end"/>
      </w:r>
      <w:r w:rsidRPr="00E05A76">
        <w:rPr>
          <w:lang w:val="sv-SE"/>
          <w:rPrChange w:id="468" w:author="שרית פליציה אנאיס שפירו" w:date="2025-11-04T14:31:00Z" w16du:dateUtc="2025-11-04T13:31:00Z">
            <w:rPr/>
          </w:rPrChange>
        </w:rPr>
        <w:t xml:space="preserve"> </w:t>
      </w:r>
      <w:r w:rsidRPr="00E05A76">
        <w:rPr>
          <w:sz w:val="14"/>
          <w:lang w:val="sv-SE"/>
          <w:rPrChange w:id="469" w:author="שרית פליציה אנאיס שפירו" w:date="2025-11-04T14:31:00Z" w16du:dateUtc="2025-11-04T13:31:00Z">
            <w:rPr>
              <w:sz w:val="14"/>
            </w:rPr>
          </w:rPrChange>
        </w:rPr>
        <w:t>URL</w:t>
      </w:r>
      <w:r w:rsidRPr="00E05A76">
        <w:rPr>
          <w:lang w:val="sv-SE"/>
          <w:rPrChange w:id="470" w:author="שרית פליציה אנאיס שפירו" w:date="2025-11-04T14:31:00Z" w16du:dateUtc="2025-11-04T13:31:00Z">
            <w:rPr/>
          </w:rPrChange>
        </w:rPr>
        <w:t xml:space="preserve">: </w:t>
      </w:r>
      <w:r w:rsidR="00894368">
        <w:fldChar w:fldCharType="begin"/>
      </w:r>
      <w:r w:rsidR="00894368" w:rsidRPr="00E05A76">
        <w:rPr>
          <w:lang w:val="sv-SE"/>
          <w:rPrChange w:id="471" w:author="שרית פליציה אנאיס שפירו" w:date="2025-11-04T14:31:00Z" w16du:dateUtc="2025-11-04T13:31:00Z">
            <w:rPr/>
          </w:rPrChange>
        </w:rPr>
        <w:instrText>HYPERLINK "https://journals.sagepub.com/doi/10.1177/0145482X8507900304" \h</w:instrText>
      </w:r>
      <w:r w:rsidR="00894368">
        <w:fldChar w:fldCharType="separate"/>
      </w:r>
      <w:r w:rsidR="00894368" w:rsidRPr="00E05A76">
        <w:rPr>
          <w:color w:val="00007F"/>
          <w:lang w:val="sv-SE"/>
          <w:rPrChange w:id="472" w:author="שרית פליציה אנאיס שפירו" w:date="2025-11-04T14:31:00Z" w16du:dateUtc="2025-11-04T13:31:00Z">
            <w:rPr>
              <w:color w:val="00007F"/>
            </w:rPr>
          </w:rPrChange>
        </w:rPr>
        <w:t>https://journals.sagepub.com/doi/10.1177/</w:t>
      </w:r>
      <w:r w:rsidR="00894368">
        <w:rPr>
          <w:color w:val="00007F"/>
        </w:rPr>
        <w:fldChar w:fldCharType="end"/>
      </w:r>
    </w:p>
    <w:p w14:paraId="6B52F16F" w14:textId="77777777" w:rsidR="00894368" w:rsidRPr="00E05A76" w:rsidRDefault="00894368">
      <w:pPr>
        <w:ind w:left="209" w:right="0"/>
        <w:rPr>
          <w:lang w:val="sv-SE"/>
          <w:rPrChange w:id="473" w:author="שרית פליציה אנאיס שפירו" w:date="2025-11-04T14:31:00Z" w16du:dateUtc="2025-11-04T13:31:00Z">
            <w:rPr/>
          </w:rPrChange>
        </w:rPr>
      </w:pPr>
      <w:r>
        <w:fldChar w:fldCharType="begin"/>
      </w:r>
      <w:r w:rsidRPr="00E05A76">
        <w:rPr>
          <w:lang w:val="sv-SE"/>
          <w:rPrChange w:id="474" w:author="שרית פליציה אנאיס שפירו" w:date="2025-11-04T14:31:00Z" w16du:dateUtc="2025-11-04T13:31:00Z">
            <w:rPr/>
          </w:rPrChange>
        </w:rPr>
        <w:instrText>HYPERLINK "https://journals.sagepub.com/doi/10.1177/0145482X8507900304" \h</w:instrText>
      </w:r>
      <w:r>
        <w:fldChar w:fldCharType="separate"/>
      </w:r>
      <w:r w:rsidRPr="00E05A76">
        <w:rPr>
          <w:color w:val="00007F"/>
          <w:lang w:val="sv-SE"/>
          <w:rPrChange w:id="475" w:author="שרית פליציה אנאיס שפירו" w:date="2025-11-04T14:31:00Z" w16du:dateUtc="2025-11-04T13:31:00Z">
            <w:rPr>
              <w:color w:val="00007F"/>
            </w:rPr>
          </w:rPrChange>
        </w:rPr>
        <w:t>0145482X8507900304</w:t>
      </w:r>
      <w:r>
        <w:rPr>
          <w:color w:val="00007F"/>
        </w:rPr>
        <w:fldChar w:fldCharType="end"/>
      </w:r>
      <w:r w:rsidRPr="00E05A76">
        <w:rPr>
          <w:color w:val="00007F"/>
          <w:lang w:val="sv-SE"/>
          <w:rPrChange w:id="476" w:author="שרית פליציה אנאיס שפירו" w:date="2025-11-04T14:31:00Z" w16du:dateUtc="2025-11-04T13:31:00Z">
            <w:rPr>
              <w:color w:val="00007F"/>
            </w:rPr>
          </w:rPrChange>
        </w:rPr>
        <w:t xml:space="preserve"> </w:t>
      </w:r>
      <w:r w:rsidRPr="00E05A76">
        <w:rPr>
          <w:lang w:val="sv-SE"/>
          <w:rPrChange w:id="477" w:author="שרית פליציה אנאיס שפירו" w:date="2025-11-04T14:31:00Z" w16du:dateUtc="2025-11-04T13:31:00Z">
            <w:rPr/>
          </w:rPrChange>
        </w:rPr>
        <w:t>(</w:t>
      </w:r>
      <w:proofErr w:type="spellStart"/>
      <w:r w:rsidRPr="00E05A76">
        <w:rPr>
          <w:lang w:val="sv-SE"/>
          <w:rPrChange w:id="478" w:author="שרית פליציה אנאיס שפירו" w:date="2025-11-04T14:31:00Z" w16du:dateUtc="2025-11-04T13:31:00Z">
            <w:rPr/>
          </w:rPrChange>
        </w:rPr>
        <w:t>visited</w:t>
      </w:r>
      <w:proofErr w:type="spellEnd"/>
      <w:r w:rsidRPr="00E05A76">
        <w:rPr>
          <w:lang w:val="sv-SE"/>
          <w:rPrChange w:id="479" w:author="שרית פליציה אנאיס שפירו" w:date="2025-11-04T14:31:00Z" w16du:dateUtc="2025-11-04T13:31:00Z">
            <w:rPr/>
          </w:rPrChange>
        </w:rPr>
        <w:t xml:space="preserve"> on 07/23/2025).</w:t>
      </w:r>
    </w:p>
    <w:p w14:paraId="68052290" w14:textId="77777777" w:rsidR="00894368" w:rsidRDefault="00000000">
      <w:pPr>
        <w:ind w:left="184" w:right="0" w:hanging="199"/>
      </w:pPr>
      <w:proofErr w:type="spellStart"/>
      <w:r w:rsidRPr="00E05A76">
        <w:rPr>
          <w:lang w:val="sv-SE"/>
          <w:rPrChange w:id="480" w:author="שרית פליציה אנאיס שפירו" w:date="2025-11-04T14:31:00Z" w16du:dateUtc="2025-11-04T13:31:00Z">
            <w:rPr/>
          </w:rPrChange>
        </w:rPr>
        <w:t>Mukhiddinov</w:t>
      </w:r>
      <w:proofErr w:type="spellEnd"/>
      <w:r w:rsidRPr="00E05A76">
        <w:rPr>
          <w:lang w:val="sv-SE"/>
          <w:rPrChange w:id="481" w:author="שרית פליציה אנאיס שפירו" w:date="2025-11-04T14:31:00Z" w16du:dateUtc="2025-11-04T13:31:00Z">
            <w:rPr/>
          </w:rPrChange>
        </w:rPr>
        <w:t xml:space="preserve">, </w:t>
      </w:r>
      <w:proofErr w:type="spellStart"/>
      <w:r w:rsidRPr="00E05A76">
        <w:rPr>
          <w:lang w:val="sv-SE"/>
          <w:rPrChange w:id="482" w:author="שרית פליציה אנאיס שפירו" w:date="2025-11-04T14:31:00Z" w16du:dateUtc="2025-11-04T13:31:00Z">
            <w:rPr/>
          </w:rPrChange>
        </w:rPr>
        <w:t>Mukhriddin</w:t>
      </w:r>
      <w:proofErr w:type="spellEnd"/>
      <w:r w:rsidRPr="00E05A76">
        <w:rPr>
          <w:lang w:val="sv-SE"/>
          <w:rPrChange w:id="483" w:author="שרית פליציה אנאיס שפירו" w:date="2025-11-04T14:31:00Z" w16du:dateUtc="2025-11-04T13:31:00Z">
            <w:rPr/>
          </w:rPrChange>
        </w:rPr>
        <w:t xml:space="preserve"> and </w:t>
      </w:r>
      <w:proofErr w:type="spellStart"/>
      <w:r w:rsidRPr="00E05A76">
        <w:rPr>
          <w:lang w:val="sv-SE"/>
          <w:rPrChange w:id="484" w:author="שרית פליציה אנאיס שפירו" w:date="2025-11-04T14:31:00Z" w16du:dateUtc="2025-11-04T13:31:00Z">
            <w:rPr/>
          </w:rPrChange>
        </w:rPr>
        <w:t>Jinsoo</w:t>
      </w:r>
      <w:proofErr w:type="spellEnd"/>
      <w:r w:rsidRPr="00E05A76">
        <w:rPr>
          <w:lang w:val="sv-SE"/>
          <w:rPrChange w:id="485" w:author="שרית פליציה אנאיס שפירו" w:date="2025-11-04T14:31:00Z" w16du:dateUtc="2025-11-04T13:31:00Z">
            <w:rPr/>
          </w:rPrChange>
        </w:rPr>
        <w:t xml:space="preserve"> Cho (Nov. 11, 2021). </w:t>
      </w:r>
      <w:r>
        <w:t>“Smart Glass System Using Deep Learning for the Blind and Visually</w:t>
      </w:r>
    </w:p>
    <w:p w14:paraId="280BD617" w14:textId="77777777" w:rsidR="00894368" w:rsidRDefault="00000000">
      <w:pPr>
        <w:ind w:left="209" w:right="0"/>
      </w:pPr>
      <w:r>
        <w:t xml:space="preserve">Impaired”. In: </w:t>
      </w:r>
      <w:r>
        <w:rPr>
          <w:i/>
        </w:rPr>
        <w:t xml:space="preserve">Electronics </w:t>
      </w:r>
      <w:r>
        <w:t>10.22. Publisher: MDPI AG, p. 2756.</w:t>
      </w:r>
    </w:p>
    <w:p w14:paraId="6920F9C8" w14:textId="77777777" w:rsidR="00894368" w:rsidRDefault="00000000">
      <w:pPr>
        <w:spacing w:after="5" w:line="250" w:lineRule="auto"/>
        <w:ind w:left="195" w:right="0" w:hanging="6"/>
      </w:pPr>
      <w:r>
        <w:rPr>
          <w:sz w:val="14"/>
        </w:rPr>
        <w:t>ISSN</w:t>
      </w:r>
      <w:r>
        <w:t xml:space="preserve">: 2079-9292. </w:t>
      </w:r>
      <w:r>
        <w:rPr>
          <w:sz w:val="14"/>
        </w:rPr>
        <w:t>DOI</w:t>
      </w:r>
      <w:r>
        <w:t xml:space="preserve">: </w:t>
      </w:r>
      <w:hyperlink r:id="rId130">
        <w:r w:rsidR="00894368">
          <w:rPr>
            <w:color w:val="00007F"/>
          </w:rPr>
          <w:t>10.3390/electronics10222756</w:t>
        </w:r>
      </w:hyperlink>
      <w:hyperlink r:id="rId131">
        <w:r w:rsidR="00894368">
          <w:t>.</w:t>
        </w:r>
      </w:hyperlink>
    </w:p>
    <w:p w14:paraId="311B6E29" w14:textId="77777777" w:rsidR="00894368" w:rsidRDefault="00000000">
      <w:pPr>
        <w:spacing w:after="5" w:line="250" w:lineRule="auto"/>
        <w:ind w:left="195" w:right="0" w:hanging="6"/>
      </w:pPr>
      <w:r>
        <w:rPr>
          <w:sz w:val="14"/>
        </w:rPr>
        <w:t>URL</w:t>
      </w:r>
      <w:r>
        <w:t xml:space="preserve">: </w:t>
      </w:r>
      <w:hyperlink r:id="rId132">
        <w:r w:rsidR="00894368">
          <w:rPr>
            <w:color w:val="00007F"/>
          </w:rPr>
          <w:t>https://www.mdpi.com/2079-9292/10/22/2756</w:t>
        </w:r>
      </w:hyperlink>
    </w:p>
    <w:p w14:paraId="045DE215" w14:textId="77777777" w:rsidR="00894368" w:rsidRDefault="00000000">
      <w:pPr>
        <w:ind w:left="209" w:right="0"/>
      </w:pPr>
      <w:r>
        <w:t>(visited on 07/23/2025).</w:t>
      </w:r>
    </w:p>
    <w:p w14:paraId="20B6E22C" w14:textId="77777777" w:rsidR="00894368" w:rsidRDefault="00000000">
      <w:pPr>
        <w:ind w:left="184" w:right="0" w:hanging="199"/>
      </w:pPr>
      <w:r w:rsidRPr="00E05A76">
        <w:rPr>
          <w:lang w:val="de-DE"/>
          <w:rPrChange w:id="486" w:author="שרית פליציה אנאיס שפירו" w:date="2025-11-04T14:31:00Z" w16du:dateUtc="2025-11-04T13:31:00Z">
            <w:rPr/>
          </w:rPrChange>
        </w:rPr>
        <w:t xml:space="preserve">Peng, </w:t>
      </w:r>
      <w:proofErr w:type="spellStart"/>
      <w:r w:rsidRPr="00E05A76">
        <w:rPr>
          <w:lang w:val="de-DE"/>
          <w:rPrChange w:id="487" w:author="שרית פליציה אנאיס שפירו" w:date="2025-11-04T14:31:00Z" w16du:dateUtc="2025-11-04T13:31:00Z">
            <w:rPr/>
          </w:rPrChange>
        </w:rPr>
        <w:t>Daxin</w:t>
      </w:r>
      <w:proofErr w:type="spellEnd"/>
      <w:r w:rsidRPr="00E05A76">
        <w:rPr>
          <w:lang w:val="de-DE"/>
          <w:rPrChange w:id="488" w:author="שרית פליציה אנאיס שפירו" w:date="2025-11-04T14:31:00Z" w16du:dateUtc="2025-11-04T13:31:00Z">
            <w:rPr/>
          </w:rPrChange>
        </w:rPr>
        <w:t xml:space="preserve">, Wei Ding, and Tong Zhen (Feb. 23, 2024). </w:t>
      </w:r>
      <w:r>
        <w:t xml:space="preserve">“A novel low light object detection method based on the YOLOv5 fusion feature enhancement”. In: </w:t>
      </w:r>
      <w:r>
        <w:rPr>
          <w:i/>
        </w:rPr>
        <w:t xml:space="preserve">Scientific Reports </w:t>
      </w:r>
      <w:r>
        <w:t xml:space="preserve">14.1. Publisher: Springer Science and Business Media LLC. </w:t>
      </w:r>
      <w:r>
        <w:rPr>
          <w:sz w:val="14"/>
        </w:rPr>
        <w:t>ISSN</w:t>
      </w:r>
      <w:r>
        <w:t xml:space="preserve">: 2045-2322. </w:t>
      </w:r>
      <w:r>
        <w:rPr>
          <w:sz w:val="14"/>
        </w:rPr>
        <w:t>DOI</w:t>
      </w:r>
      <w:r>
        <w:t xml:space="preserve">: </w:t>
      </w:r>
      <w:hyperlink r:id="rId133">
        <w:r w:rsidR="00894368">
          <w:rPr>
            <w:color w:val="00007F"/>
          </w:rPr>
          <w:t>10.1038/s41598-024-54428-8</w:t>
        </w:r>
      </w:hyperlink>
      <w:hyperlink r:id="rId134">
        <w:r w:rsidR="00894368">
          <w:t>.</w:t>
        </w:r>
      </w:hyperlink>
      <w:r>
        <w:t xml:space="preserve"> </w:t>
      </w:r>
      <w:r>
        <w:rPr>
          <w:sz w:val="14"/>
        </w:rPr>
        <w:t>URL</w:t>
      </w:r>
      <w:r>
        <w:t xml:space="preserve">: </w:t>
      </w:r>
      <w:hyperlink r:id="rId135">
        <w:r w:rsidR="00894368">
          <w:rPr>
            <w:color w:val="00007F"/>
          </w:rPr>
          <w:t xml:space="preserve">https://www. </w:t>
        </w:r>
      </w:hyperlink>
      <w:hyperlink r:id="rId136">
        <w:r w:rsidR="00894368">
          <w:rPr>
            <w:color w:val="00007F"/>
          </w:rPr>
          <w:t>nature.com/articles/s41598-024-54428-8</w:t>
        </w:r>
      </w:hyperlink>
      <w:r>
        <w:rPr>
          <w:color w:val="00007F"/>
        </w:rPr>
        <w:t xml:space="preserve"> </w:t>
      </w:r>
      <w:r>
        <w:t>(visited on</w:t>
      </w:r>
    </w:p>
    <w:p w14:paraId="230F81B6" w14:textId="77777777" w:rsidR="00894368" w:rsidRDefault="00000000">
      <w:pPr>
        <w:ind w:left="209" w:right="0"/>
      </w:pPr>
      <w:r>
        <w:t>07/23/2025).</w:t>
      </w:r>
    </w:p>
    <w:p w14:paraId="24EFE0C9" w14:textId="77777777" w:rsidR="00894368" w:rsidRDefault="00000000">
      <w:pPr>
        <w:ind w:left="184" w:right="0" w:hanging="199"/>
      </w:pPr>
      <w:proofErr w:type="spellStart"/>
      <w:r>
        <w:t>Szpiro</w:t>
      </w:r>
      <w:proofErr w:type="spellEnd"/>
      <w:r>
        <w:t xml:space="preserve">, Sarit, Yuhang Zhao, and Shiri </w:t>
      </w:r>
      <w:proofErr w:type="spellStart"/>
      <w:r>
        <w:t>Azenkot</w:t>
      </w:r>
      <w:proofErr w:type="spellEnd"/>
      <w:r>
        <w:t xml:space="preserve"> (Sept. 12, 2016). “Finding a store, searching for a product: a study of daily challenges of low vision people”. In: </w:t>
      </w:r>
      <w:r>
        <w:rPr>
          <w:i/>
        </w:rPr>
        <w:t>Proceedings of the 2016 ACM International Joint Conference on Pervasive and Ubiquitous</w:t>
      </w:r>
    </w:p>
    <w:p w14:paraId="218F454E" w14:textId="77777777" w:rsidR="00894368" w:rsidRDefault="00000000">
      <w:pPr>
        <w:ind w:left="209" w:right="0"/>
      </w:pPr>
      <w:r>
        <w:rPr>
          <w:i/>
        </w:rPr>
        <w:t>Computing</w:t>
      </w:r>
      <w:r>
        <w:t xml:space="preserve">. </w:t>
      </w:r>
      <w:proofErr w:type="spellStart"/>
      <w:r>
        <w:t>UbiComp</w:t>
      </w:r>
      <w:proofErr w:type="spellEnd"/>
      <w:r>
        <w:t xml:space="preserve"> ’16: The 2016 ACM International Joint Conference on Pervasive and Ubiquitous Computing. Heidelberg Germany: ACM, pp. 61–72. </w:t>
      </w:r>
      <w:r>
        <w:rPr>
          <w:sz w:val="14"/>
        </w:rPr>
        <w:t>DOI</w:t>
      </w:r>
      <w:r>
        <w:t xml:space="preserve">: </w:t>
      </w:r>
      <w:hyperlink r:id="rId137">
        <w:r w:rsidR="00894368">
          <w:rPr>
            <w:color w:val="00007F"/>
          </w:rPr>
          <w:t>10.1145/2971648.2971723</w:t>
        </w:r>
      </w:hyperlink>
      <w:hyperlink r:id="rId138">
        <w:r w:rsidR="00894368">
          <w:t xml:space="preserve">. </w:t>
        </w:r>
      </w:hyperlink>
      <w:r>
        <w:rPr>
          <w:sz w:val="14"/>
        </w:rPr>
        <w:t>URL</w:t>
      </w:r>
      <w:r>
        <w:t xml:space="preserve">: </w:t>
      </w:r>
      <w:hyperlink r:id="rId139">
        <w:r w:rsidR="00894368">
          <w:rPr>
            <w:color w:val="00007F"/>
          </w:rPr>
          <w:t>https://dl.acm.org/doi/10.1145/2971648.</w:t>
        </w:r>
      </w:hyperlink>
    </w:p>
    <w:p w14:paraId="1062835A" w14:textId="77777777" w:rsidR="00894368" w:rsidRDefault="00894368">
      <w:pPr>
        <w:ind w:left="209" w:right="0"/>
      </w:pPr>
      <w:hyperlink r:id="rId140">
        <w:r>
          <w:rPr>
            <w:color w:val="00007F"/>
          </w:rPr>
          <w:t>2971723</w:t>
        </w:r>
      </w:hyperlink>
      <w:r>
        <w:rPr>
          <w:color w:val="00007F"/>
        </w:rPr>
        <w:t xml:space="preserve"> </w:t>
      </w:r>
      <w:r>
        <w:t>(visited on 07/23/2025).</w:t>
      </w:r>
    </w:p>
    <w:p w14:paraId="2E55C826" w14:textId="77777777" w:rsidR="00894368" w:rsidRDefault="00000000">
      <w:pPr>
        <w:ind w:left="184" w:right="0" w:hanging="199"/>
      </w:pPr>
      <w:r>
        <w:t xml:space="preserve">Tiwari, Alok Kumar, Manisha </w:t>
      </w:r>
      <w:proofErr w:type="spellStart"/>
      <w:r>
        <w:t>Pattanaik</w:t>
      </w:r>
      <w:proofErr w:type="spellEnd"/>
      <w:r>
        <w:t xml:space="preserve">, and G. K. Sharma (Apr. 11, 2024). “Low-light </w:t>
      </w:r>
      <w:proofErr w:type="spellStart"/>
      <w:r>
        <w:t>DEtection</w:t>
      </w:r>
      <w:proofErr w:type="spellEnd"/>
      <w:r>
        <w:t xml:space="preserve"> </w:t>
      </w:r>
      <w:proofErr w:type="spellStart"/>
      <w:r>
        <w:t>TRansformer</w:t>
      </w:r>
      <w:proofErr w:type="spellEnd"/>
      <w:r>
        <w:t xml:space="preserve"> (LDETR): object detection in low-light and adverse weather conditions”. In: </w:t>
      </w:r>
      <w:r>
        <w:rPr>
          <w:i/>
        </w:rPr>
        <w:t xml:space="preserve">Multimedia Tools and Applications </w:t>
      </w:r>
      <w:r>
        <w:t>83.36. Publisher: Springer Science and Business Media LLC, pp. 84231–84248.</w:t>
      </w:r>
    </w:p>
    <w:p w14:paraId="2BEC12FA" w14:textId="77777777" w:rsidR="00894368" w:rsidRDefault="00000000">
      <w:pPr>
        <w:spacing w:after="0" w:line="238" w:lineRule="auto"/>
        <w:ind w:left="199" w:right="0" w:firstLine="4"/>
        <w:jc w:val="left"/>
      </w:pPr>
      <w:r>
        <w:rPr>
          <w:sz w:val="14"/>
        </w:rPr>
        <w:t>ISSN</w:t>
      </w:r>
      <w:r>
        <w:t xml:space="preserve">: 1573-7721. </w:t>
      </w:r>
      <w:r>
        <w:rPr>
          <w:sz w:val="14"/>
        </w:rPr>
        <w:t>DOI</w:t>
      </w:r>
      <w:r>
        <w:t xml:space="preserve">: </w:t>
      </w:r>
      <w:hyperlink r:id="rId141">
        <w:r w:rsidR="00894368">
          <w:rPr>
            <w:color w:val="00007F"/>
          </w:rPr>
          <w:t>10.1007/s11042-024-19087-x</w:t>
        </w:r>
      </w:hyperlink>
      <w:hyperlink r:id="rId142">
        <w:r w:rsidR="00894368">
          <w:t>.</w:t>
        </w:r>
      </w:hyperlink>
      <w:r>
        <w:t xml:space="preserve"> </w:t>
      </w:r>
      <w:r>
        <w:rPr>
          <w:sz w:val="14"/>
        </w:rPr>
        <w:t>URL</w:t>
      </w:r>
      <w:r>
        <w:t xml:space="preserve">: </w:t>
      </w:r>
      <w:hyperlink r:id="rId143">
        <w:r w:rsidR="00894368">
          <w:rPr>
            <w:color w:val="00007F"/>
          </w:rPr>
          <w:t>https://link.springer.com/10.1007/s11042-024</w:t>
        </w:r>
      </w:hyperlink>
      <w:hyperlink r:id="rId144">
        <w:r w:rsidR="00894368">
          <w:rPr>
            <w:color w:val="00007F"/>
          </w:rPr>
          <w:t>19087-x</w:t>
        </w:r>
      </w:hyperlink>
      <w:r>
        <w:rPr>
          <w:color w:val="00007F"/>
        </w:rPr>
        <w:t xml:space="preserve"> </w:t>
      </w:r>
      <w:r>
        <w:t>(visited on 07/23/2025).</w:t>
      </w:r>
    </w:p>
    <w:p w14:paraId="1AA0CB00" w14:textId="77777777" w:rsidR="00894368" w:rsidRDefault="00000000">
      <w:pPr>
        <w:ind w:left="184" w:right="0" w:hanging="199"/>
      </w:pPr>
      <w:r>
        <w:t xml:space="preserve">Van </w:t>
      </w:r>
      <w:proofErr w:type="spellStart"/>
      <w:r>
        <w:t>Rheede</w:t>
      </w:r>
      <w:proofErr w:type="spellEnd"/>
      <w:r>
        <w:t xml:space="preserve">, </w:t>
      </w:r>
      <w:proofErr w:type="spellStart"/>
      <w:r>
        <w:t>Joram</w:t>
      </w:r>
      <w:proofErr w:type="spellEnd"/>
      <w:r>
        <w:t xml:space="preserve"> J. et al. (July 25, 2015). “Improving Mobility Performance in Low Vision </w:t>
      </w:r>
      <w:proofErr w:type="gramStart"/>
      <w:r>
        <w:t>With</w:t>
      </w:r>
      <w:proofErr w:type="gramEnd"/>
      <w:r>
        <w:t xml:space="preserve"> a Distance-Based Representation of the Visual Scene”. In: </w:t>
      </w:r>
      <w:r>
        <w:rPr>
          <w:i/>
        </w:rPr>
        <w:t xml:space="preserve">Investigative </w:t>
      </w:r>
      <w:proofErr w:type="spellStart"/>
      <w:r>
        <w:rPr>
          <w:i/>
        </w:rPr>
        <w:t>Opthalmology</w:t>
      </w:r>
      <w:proofErr w:type="spellEnd"/>
      <w:r>
        <w:rPr>
          <w:i/>
        </w:rPr>
        <w:t xml:space="preserve"> &amp; Visual Science </w:t>
      </w:r>
      <w:r>
        <w:t xml:space="preserve">56.8. Publisher: Association for Research in Vision and Ophthalmology (ARVO), p. 4802. </w:t>
      </w:r>
      <w:r>
        <w:rPr>
          <w:sz w:val="14"/>
        </w:rPr>
        <w:t>ISSN</w:t>
      </w:r>
      <w:r>
        <w:t xml:space="preserve">: 1552-5783. </w:t>
      </w:r>
      <w:r>
        <w:rPr>
          <w:sz w:val="14"/>
        </w:rPr>
        <w:t>DOI</w:t>
      </w:r>
      <w:r>
        <w:t xml:space="preserve">: </w:t>
      </w:r>
      <w:hyperlink r:id="rId145">
        <w:r w:rsidR="00894368">
          <w:rPr>
            <w:color w:val="00007F"/>
          </w:rPr>
          <w:t>10.1167/iovs.14-16311</w:t>
        </w:r>
      </w:hyperlink>
      <w:hyperlink r:id="rId146">
        <w:r w:rsidR="00894368">
          <w:t>.</w:t>
        </w:r>
      </w:hyperlink>
      <w:r>
        <w:t xml:space="preserve"> </w:t>
      </w:r>
      <w:r>
        <w:rPr>
          <w:sz w:val="14"/>
        </w:rPr>
        <w:t>URL</w:t>
      </w:r>
      <w:r>
        <w:t xml:space="preserve">: </w:t>
      </w:r>
      <w:hyperlink r:id="rId147">
        <w:r w:rsidR="00894368">
          <w:rPr>
            <w:color w:val="00007F"/>
          </w:rPr>
          <w:t xml:space="preserve">http://iovs. </w:t>
        </w:r>
      </w:hyperlink>
      <w:hyperlink r:id="rId148">
        <w:r w:rsidR="00894368">
          <w:rPr>
            <w:color w:val="00007F"/>
          </w:rPr>
          <w:t>arvojournals.org/</w:t>
        </w:r>
        <w:proofErr w:type="spellStart"/>
        <w:r w:rsidR="00894368">
          <w:rPr>
            <w:color w:val="00007F"/>
          </w:rPr>
          <w:t>article.aspx?doi</w:t>
        </w:r>
        <w:proofErr w:type="spellEnd"/>
        <w:r w:rsidR="00894368">
          <w:rPr>
            <w:color w:val="00007F"/>
          </w:rPr>
          <w:t>=10.1167/</w:t>
        </w:r>
        <w:proofErr w:type="spellStart"/>
        <w:r w:rsidR="00894368">
          <w:rPr>
            <w:color w:val="00007F"/>
          </w:rPr>
          <w:t>iovs</w:t>
        </w:r>
        <w:proofErr w:type="spellEnd"/>
        <w:r w:rsidR="00894368">
          <w:rPr>
            <w:color w:val="00007F"/>
          </w:rPr>
          <w:t xml:space="preserve">. </w:t>
        </w:r>
      </w:hyperlink>
      <w:hyperlink r:id="rId149">
        <w:r w:rsidR="00894368">
          <w:rPr>
            <w:color w:val="00007F"/>
          </w:rPr>
          <w:t>14-16311</w:t>
        </w:r>
      </w:hyperlink>
      <w:r>
        <w:rPr>
          <w:color w:val="00007F"/>
        </w:rPr>
        <w:t xml:space="preserve"> </w:t>
      </w:r>
      <w:r>
        <w:t>(visited on 07/23/2025).</w:t>
      </w:r>
    </w:p>
    <w:p w14:paraId="25989219" w14:textId="77777777" w:rsidR="00894368" w:rsidRDefault="00000000">
      <w:pPr>
        <w:ind w:left="184" w:right="0" w:hanging="199"/>
      </w:pPr>
      <w:r>
        <w:t>Vargas-</w:t>
      </w:r>
      <w:proofErr w:type="spellStart"/>
      <w:r>
        <w:t>Mart´ın</w:t>
      </w:r>
      <w:proofErr w:type="spellEnd"/>
      <w:r>
        <w:t xml:space="preserve">, Fernando and </w:t>
      </w:r>
      <w:r>
        <w:rPr>
          <w:rFonts w:ascii="Cambria" w:eastAsia="Cambria" w:hAnsi="Cambria" w:cs="Cambria"/>
        </w:rPr>
        <w:t>{</w:t>
      </w:r>
      <w:r>
        <w:t>And</w:t>
      </w:r>
      <w:r>
        <w:rPr>
          <w:rFonts w:ascii="Cambria" w:eastAsia="Cambria" w:hAnsi="Cambria" w:cs="Cambria"/>
        </w:rPr>
        <w:t xml:space="preserve">} </w:t>
      </w:r>
      <w:r>
        <w:t xml:space="preserve">Eli </w:t>
      </w:r>
      <w:proofErr w:type="spellStart"/>
      <w:r>
        <w:t>Peli</w:t>
      </w:r>
      <w:proofErr w:type="spellEnd"/>
      <w:r>
        <w:t xml:space="preserve"> (Nov. 2002). “Augmented-View for Restricted Visual Field: Multiple Device Implementations”. In: </w:t>
      </w:r>
      <w:r>
        <w:rPr>
          <w:i/>
        </w:rPr>
        <w:t xml:space="preserve">Optometry and Vision Science </w:t>
      </w:r>
      <w:r>
        <w:t>79.11. Publisher: Ovid Technologies (Wolters Kluwer Health), pp. 715–</w:t>
      </w:r>
    </w:p>
    <w:p w14:paraId="69298D6A" w14:textId="77777777" w:rsidR="00894368" w:rsidRDefault="00000000">
      <w:pPr>
        <w:spacing w:after="5" w:line="250" w:lineRule="auto"/>
        <w:ind w:left="195" w:right="0" w:hanging="6"/>
      </w:pPr>
      <w:r>
        <w:t xml:space="preserve">723. </w:t>
      </w:r>
      <w:r>
        <w:rPr>
          <w:sz w:val="14"/>
        </w:rPr>
        <w:t>ISSN</w:t>
      </w:r>
      <w:r>
        <w:t xml:space="preserve">: 1040-5488. </w:t>
      </w:r>
      <w:r>
        <w:rPr>
          <w:sz w:val="14"/>
        </w:rPr>
        <w:t>DOI</w:t>
      </w:r>
      <w:r>
        <w:t xml:space="preserve">: </w:t>
      </w:r>
      <w:hyperlink r:id="rId150">
        <w:r w:rsidR="00894368">
          <w:rPr>
            <w:color w:val="00007F"/>
          </w:rPr>
          <w:t>10.1097/00006324-200211000</w:t>
        </w:r>
      </w:hyperlink>
      <w:hyperlink r:id="rId151">
        <w:r w:rsidR="00894368">
          <w:rPr>
            <w:color w:val="00007F"/>
          </w:rPr>
          <w:t>00009</w:t>
        </w:r>
      </w:hyperlink>
      <w:hyperlink r:id="rId152">
        <w:r w:rsidR="00894368">
          <w:t>.</w:t>
        </w:r>
      </w:hyperlink>
      <w:r>
        <w:t xml:space="preserve"> </w:t>
      </w:r>
      <w:r>
        <w:rPr>
          <w:sz w:val="14"/>
        </w:rPr>
        <w:t>URL</w:t>
      </w:r>
      <w:r>
        <w:t xml:space="preserve">: </w:t>
      </w:r>
      <w:hyperlink r:id="rId153">
        <w:r w:rsidR="00894368">
          <w:rPr>
            <w:color w:val="00007F"/>
          </w:rPr>
          <w:t>http://journals.lww.com/00006324</w:t>
        </w:r>
      </w:hyperlink>
      <w:hyperlink r:id="rId154">
        <w:r w:rsidR="00894368">
          <w:rPr>
            <w:color w:val="00007F"/>
          </w:rPr>
          <w:t>200211000-00009</w:t>
        </w:r>
      </w:hyperlink>
      <w:r>
        <w:rPr>
          <w:color w:val="00007F"/>
        </w:rPr>
        <w:t xml:space="preserve"> </w:t>
      </w:r>
      <w:r>
        <w:t>(visited on 07/23/2025).</w:t>
      </w:r>
    </w:p>
    <w:p w14:paraId="7A230E85" w14:textId="77777777" w:rsidR="00894368" w:rsidRDefault="00000000">
      <w:pPr>
        <w:ind w:left="184" w:right="0" w:hanging="199"/>
      </w:pPr>
      <w:r w:rsidRPr="00E05A76">
        <w:rPr>
          <w:lang w:val="da-DK"/>
          <w:rPrChange w:id="489" w:author="שרית פליציה אנאיס שפירו" w:date="2025-11-04T14:31:00Z" w16du:dateUtc="2025-11-04T13:31:00Z">
            <w:rPr/>
          </w:rPrChange>
        </w:rPr>
        <w:t>Wang, Jing et al. (</w:t>
      </w:r>
      <w:proofErr w:type="spellStart"/>
      <w:r w:rsidRPr="00E05A76">
        <w:rPr>
          <w:lang w:val="da-DK"/>
          <w:rPrChange w:id="490" w:author="שרית פליציה אנאיס שפירו" w:date="2025-11-04T14:31:00Z" w16du:dateUtc="2025-11-04T13:31:00Z">
            <w:rPr/>
          </w:rPrChange>
        </w:rPr>
        <w:t>July</w:t>
      </w:r>
      <w:proofErr w:type="spellEnd"/>
      <w:r w:rsidRPr="00E05A76">
        <w:rPr>
          <w:lang w:val="da-DK"/>
          <w:rPrChange w:id="491" w:author="שרית פליציה אנאיס שפירו" w:date="2025-11-04T14:31:00Z" w16du:dateUtc="2025-11-04T13:31:00Z">
            <w:rPr/>
          </w:rPrChange>
        </w:rPr>
        <w:t xml:space="preserve"> 16, 2023). </w:t>
      </w:r>
      <w:r>
        <w:t xml:space="preserve">“Research on Improved YOLOv5 for Low-Light Environment Object Detection”. In: </w:t>
      </w:r>
      <w:r>
        <w:rPr>
          <w:i/>
        </w:rPr>
        <w:t xml:space="preserve">Electronics </w:t>
      </w:r>
      <w:r>
        <w:t xml:space="preserve">12.14. Publisher: MDPI AG, p. 3089. </w:t>
      </w:r>
      <w:r>
        <w:rPr>
          <w:sz w:val="14"/>
        </w:rPr>
        <w:t>ISSN</w:t>
      </w:r>
      <w:r>
        <w:t xml:space="preserve">: 2079-9292. </w:t>
      </w:r>
      <w:r>
        <w:rPr>
          <w:sz w:val="14"/>
        </w:rPr>
        <w:t>DOI</w:t>
      </w:r>
      <w:r>
        <w:t xml:space="preserve">: </w:t>
      </w:r>
      <w:hyperlink r:id="rId155">
        <w:r w:rsidR="00894368">
          <w:rPr>
            <w:color w:val="00007F"/>
          </w:rPr>
          <w:t xml:space="preserve">10. </w:t>
        </w:r>
      </w:hyperlink>
      <w:hyperlink r:id="rId156">
        <w:r w:rsidR="00894368">
          <w:rPr>
            <w:color w:val="00007F"/>
          </w:rPr>
          <w:t>3390/electronics12143089</w:t>
        </w:r>
      </w:hyperlink>
      <w:hyperlink r:id="rId157">
        <w:r w:rsidR="00894368">
          <w:t>.</w:t>
        </w:r>
      </w:hyperlink>
      <w:r>
        <w:t xml:space="preserve"> </w:t>
      </w:r>
      <w:r>
        <w:rPr>
          <w:sz w:val="14"/>
        </w:rPr>
        <w:t>URL</w:t>
      </w:r>
      <w:r>
        <w:t xml:space="preserve">: </w:t>
      </w:r>
      <w:hyperlink r:id="rId158">
        <w:r w:rsidR="00894368">
          <w:rPr>
            <w:color w:val="00007F"/>
          </w:rPr>
          <w:t>https://www.mdpi.</w:t>
        </w:r>
      </w:hyperlink>
    </w:p>
    <w:p w14:paraId="2DF0FD8D" w14:textId="77777777" w:rsidR="00894368" w:rsidRPr="00E05A76" w:rsidRDefault="00894368">
      <w:pPr>
        <w:spacing w:after="5" w:line="250" w:lineRule="auto"/>
        <w:ind w:left="195" w:right="0" w:hanging="6"/>
        <w:rPr>
          <w:lang w:val="da-DK"/>
          <w:rPrChange w:id="492" w:author="שרית פליציה אנאיס שפירו" w:date="2025-11-04T14:31:00Z" w16du:dateUtc="2025-11-04T13:31:00Z">
            <w:rPr/>
          </w:rPrChange>
        </w:rPr>
      </w:pPr>
      <w:r>
        <w:fldChar w:fldCharType="begin"/>
      </w:r>
      <w:r w:rsidRPr="00E05A76">
        <w:rPr>
          <w:lang w:val="da-DK"/>
          <w:rPrChange w:id="493" w:author="שרית פליציה אנאיס שפירו" w:date="2025-11-04T14:31:00Z" w16du:dateUtc="2025-11-04T13:31:00Z">
            <w:rPr/>
          </w:rPrChange>
        </w:rPr>
        <w:instrText>HYPERLINK "https://www.mdpi.com/2079-9292/12/14/3089" \h</w:instrText>
      </w:r>
      <w:r>
        <w:fldChar w:fldCharType="separate"/>
      </w:r>
      <w:r w:rsidRPr="00E05A76">
        <w:rPr>
          <w:color w:val="00007F"/>
          <w:lang w:val="da-DK"/>
          <w:rPrChange w:id="494" w:author="שרית פליציה אנאיס שפירו" w:date="2025-11-04T14:31:00Z" w16du:dateUtc="2025-11-04T13:31:00Z">
            <w:rPr>
              <w:color w:val="00007F"/>
            </w:rPr>
          </w:rPrChange>
        </w:rPr>
        <w:t>com/2079-9292/12/14/3089</w:t>
      </w:r>
      <w:r>
        <w:rPr>
          <w:color w:val="00007F"/>
        </w:rPr>
        <w:fldChar w:fldCharType="end"/>
      </w:r>
      <w:r w:rsidRPr="00E05A76">
        <w:rPr>
          <w:color w:val="00007F"/>
          <w:lang w:val="da-DK"/>
          <w:rPrChange w:id="495" w:author="שרית פליציה אנאיס שפירו" w:date="2025-11-04T14:31:00Z" w16du:dateUtc="2025-11-04T13:31:00Z">
            <w:rPr>
              <w:color w:val="00007F"/>
            </w:rPr>
          </w:rPrChange>
        </w:rPr>
        <w:t xml:space="preserve"> </w:t>
      </w:r>
      <w:r w:rsidRPr="00E05A76">
        <w:rPr>
          <w:lang w:val="da-DK"/>
          <w:rPrChange w:id="496" w:author="שרית פליציה אנאיס שפירו" w:date="2025-11-04T14:31:00Z" w16du:dateUtc="2025-11-04T13:31:00Z">
            <w:rPr/>
          </w:rPrChange>
        </w:rPr>
        <w:t>(</w:t>
      </w:r>
      <w:proofErr w:type="spellStart"/>
      <w:r w:rsidRPr="00E05A76">
        <w:rPr>
          <w:lang w:val="da-DK"/>
          <w:rPrChange w:id="497" w:author="שרית פליציה אנאיס שפירו" w:date="2025-11-04T14:31:00Z" w16du:dateUtc="2025-11-04T13:31:00Z">
            <w:rPr/>
          </w:rPrChange>
        </w:rPr>
        <w:t>visited</w:t>
      </w:r>
      <w:proofErr w:type="spellEnd"/>
      <w:r w:rsidRPr="00E05A76">
        <w:rPr>
          <w:lang w:val="da-DK"/>
          <w:rPrChange w:id="498" w:author="שרית פליציה אנאיס שפירו" w:date="2025-11-04T14:31:00Z" w16du:dateUtc="2025-11-04T13:31:00Z">
            <w:rPr/>
          </w:rPrChange>
        </w:rPr>
        <w:t xml:space="preserve"> on 07/23/2025).</w:t>
      </w:r>
    </w:p>
    <w:p w14:paraId="113BE005" w14:textId="77777777" w:rsidR="00894368" w:rsidRPr="00E05A76" w:rsidRDefault="00000000">
      <w:pPr>
        <w:ind w:left="184" w:right="0" w:hanging="199"/>
        <w:rPr>
          <w:lang w:val="fr-FR"/>
          <w:rPrChange w:id="499" w:author="שרית פליציה אנאיס שפירו" w:date="2025-11-04T14:31:00Z" w16du:dateUtc="2025-11-04T13:31:00Z">
            <w:rPr/>
          </w:rPrChange>
        </w:rPr>
      </w:pPr>
      <w:proofErr w:type="spellStart"/>
      <w:r w:rsidRPr="00E05A76">
        <w:rPr>
          <w:lang w:val="da-DK"/>
          <w:rPrChange w:id="500" w:author="שרית פליציה אנאיס שפירו" w:date="2025-11-04T14:31:00Z" w16du:dateUtc="2025-11-04T13:31:00Z">
            <w:rPr/>
          </w:rPrChange>
        </w:rPr>
        <w:t>Xiao</w:t>
      </w:r>
      <w:proofErr w:type="spellEnd"/>
      <w:r w:rsidRPr="00E05A76">
        <w:rPr>
          <w:lang w:val="da-DK"/>
          <w:rPrChange w:id="501" w:author="שרית פליציה אנאיס שפירו" w:date="2025-11-04T14:31:00Z" w16du:dateUtc="2025-11-04T13:31:00Z">
            <w:rPr/>
          </w:rPrChange>
        </w:rPr>
        <w:t xml:space="preserve">, </w:t>
      </w:r>
      <w:proofErr w:type="spellStart"/>
      <w:r w:rsidRPr="00E05A76">
        <w:rPr>
          <w:lang w:val="da-DK"/>
          <w:rPrChange w:id="502" w:author="שרית פליציה אנאיס שפירו" w:date="2025-11-04T14:31:00Z" w16du:dateUtc="2025-11-04T13:31:00Z">
            <w:rPr/>
          </w:rPrChange>
        </w:rPr>
        <w:t>Yuxuan</w:t>
      </w:r>
      <w:proofErr w:type="spellEnd"/>
      <w:r w:rsidRPr="00E05A76">
        <w:rPr>
          <w:lang w:val="da-DK"/>
          <w:rPrChange w:id="503" w:author="שרית פליציה אנאיס שפירו" w:date="2025-11-04T14:31:00Z" w16du:dateUtc="2025-11-04T13:31:00Z">
            <w:rPr/>
          </w:rPrChange>
        </w:rPr>
        <w:t xml:space="preserve"> et al. </w:t>
      </w:r>
      <w:r>
        <w:t xml:space="preserve">(2020). “Making of Night Vision: Object Detection Under Low-Illumination”. In: </w:t>
      </w:r>
      <w:r>
        <w:rPr>
          <w:i/>
        </w:rPr>
        <w:t xml:space="preserve">IEEE Access </w:t>
      </w:r>
      <w:r>
        <w:t xml:space="preserve">8. Publisher: Institute of Electrical and Electronics Engineers (IEEE), pp. 123075–123086. </w:t>
      </w:r>
      <w:proofErr w:type="gramStart"/>
      <w:r w:rsidRPr="00E05A76">
        <w:rPr>
          <w:sz w:val="14"/>
          <w:lang w:val="fr-FR"/>
          <w:rPrChange w:id="504" w:author="שרית פליציה אנאיס שפירו" w:date="2025-11-04T14:31:00Z" w16du:dateUtc="2025-11-04T13:31:00Z">
            <w:rPr>
              <w:sz w:val="14"/>
            </w:rPr>
          </w:rPrChange>
        </w:rPr>
        <w:t>ISSN</w:t>
      </w:r>
      <w:r w:rsidRPr="00E05A76">
        <w:rPr>
          <w:lang w:val="fr-FR"/>
          <w:rPrChange w:id="505" w:author="שרית פליציה אנאיס שפירו" w:date="2025-11-04T14:31:00Z" w16du:dateUtc="2025-11-04T13:31:00Z">
            <w:rPr/>
          </w:rPrChange>
        </w:rPr>
        <w:t>:</w:t>
      </w:r>
      <w:proofErr w:type="gramEnd"/>
      <w:r w:rsidRPr="00E05A76">
        <w:rPr>
          <w:lang w:val="fr-FR"/>
          <w:rPrChange w:id="506" w:author="שרית פליציה אנאיס שפירו" w:date="2025-11-04T14:31:00Z" w16du:dateUtc="2025-11-04T13:31:00Z">
            <w:rPr/>
          </w:rPrChange>
        </w:rPr>
        <w:t xml:space="preserve"> 2169-3536. </w:t>
      </w:r>
      <w:proofErr w:type="gramStart"/>
      <w:r w:rsidRPr="00E05A76">
        <w:rPr>
          <w:sz w:val="14"/>
          <w:lang w:val="fr-FR"/>
          <w:rPrChange w:id="507" w:author="שרית פליציה אנאיס שפירו" w:date="2025-11-04T14:31:00Z" w16du:dateUtc="2025-11-04T13:31:00Z">
            <w:rPr>
              <w:sz w:val="14"/>
            </w:rPr>
          </w:rPrChange>
        </w:rPr>
        <w:t>DOI</w:t>
      </w:r>
      <w:r w:rsidRPr="00E05A76">
        <w:rPr>
          <w:lang w:val="fr-FR"/>
          <w:rPrChange w:id="508" w:author="שרית פליציה אנאיס שפירו" w:date="2025-11-04T14:31:00Z" w16du:dateUtc="2025-11-04T13:31:00Z">
            <w:rPr/>
          </w:rPrChange>
        </w:rPr>
        <w:t>:</w:t>
      </w:r>
      <w:proofErr w:type="gramEnd"/>
      <w:r w:rsidRPr="00E05A76">
        <w:rPr>
          <w:lang w:val="fr-FR"/>
          <w:rPrChange w:id="509" w:author="שרית פליציה אנאיס שפירו" w:date="2025-11-04T14:31:00Z" w16du:dateUtc="2025-11-04T13:31:00Z">
            <w:rPr/>
          </w:rPrChange>
        </w:rPr>
        <w:t xml:space="preserve"> </w:t>
      </w:r>
      <w:r w:rsidR="00894368">
        <w:fldChar w:fldCharType="begin"/>
      </w:r>
      <w:r w:rsidR="00894368" w:rsidRPr="00E05A76">
        <w:rPr>
          <w:lang w:val="fr-FR"/>
          <w:rPrChange w:id="510" w:author="שרית פליציה אנאיס שפירו" w:date="2025-11-04T14:31:00Z" w16du:dateUtc="2025-11-04T13:31:00Z">
            <w:rPr/>
          </w:rPrChange>
        </w:rPr>
        <w:instrText>HYPERLINK "https://doi.org/10.1109/access.2020.3007610" \h</w:instrText>
      </w:r>
      <w:r w:rsidR="00894368">
        <w:fldChar w:fldCharType="separate"/>
      </w:r>
      <w:r w:rsidR="00894368" w:rsidRPr="00E05A76">
        <w:rPr>
          <w:color w:val="00007F"/>
          <w:lang w:val="fr-FR"/>
          <w:rPrChange w:id="511" w:author="שרית פליציה אנאיס שפירו" w:date="2025-11-04T14:31:00Z" w16du:dateUtc="2025-11-04T13:31:00Z">
            <w:rPr>
              <w:color w:val="00007F"/>
            </w:rPr>
          </w:rPrChange>
        </w:rPr>
        <w:t xml:space="preserve">10.1109/access. </w:t>
      </w:r>
      <w:r w:rsidR="00894368">
        <w:rPr>
          <w:color w:val="00007F"/>
        </w:rPr>
        <w:fldChar w:fldCharType="end"/>
      </w:r>
      <w:r w:rsidR="00894368">
        <w:fldChar w:fldCharType="begin"/>
      </w:r>
      <w:r w:rsidR="00894368" w:rsidRPr="00E05A76">
        <w:rPr>
          <w:lang w:val="fr-FR"/>
          <w:rPrChange w:id="512" w:author="שרית פליציה אנאיס שפירו" w:date="2025-11-04T14:31:00Z" w16du:dateUtc="2025-11-04T13:31:00Z">
            <w:rPr/>
          </w:rPrChange>
        </w:rPr>
        <w:instrText>HYPERLINK "https://doi.org/10.1109/access.2020.3007610" \h</w:instrText>
      </w:r>
      <w:r w:rsidR="00894368">
        <w:fldChar w:fldCharType="separate"/>
      </w:r>
      <w:r w:rsidR="00894368" w:rsidRPr="00E05A76">
        <w:rPr>
          <w:color w:val="00007F"/>
          <w:lang w:val="fr-FR"/>
          <w:rPrChange w:id="513" w:author="שרית פליציה אנאיס שפירו" w:date="2025-11-04T14:31:00Z" w16du:dateUtc="2025-11-04T13:31:00Z">
            <w:rPr>
              <w:color w:val="00007F"/>
            </w:rPr>
          </w:rPrChange>
        </w:rPr>
        <w:t>2020.3007610</w:t>
      </w:r>
      <w:r w:rsidR="00894368">
        <w:rPr>
          <w:color w:val="00007F"/>
        </w:rPr>
        <w:fldChar w:fldCharType="end"/>
      </w:r>
      <w:r w:rsidR="00894368">
        <w:fldChar w:fldCharType="begin"/>
      </w:r>
      <w:r w:rsidR="00894368" w:rsidRPr="00E05A76">
        <w:rPr>
          <w:lang w:val="fr-FR"/>
          <w:rPrChange w:id="514" w:author="שרית פליציה אנאיס שפירו" w:date="2025-11-04T14:31:00Z" w16du:dateUtc="2025-11-04T13:31:00Z">
            <w:rPr/>
          </w:rPrChange>
        </w:rPr>
        <w:instrText>HYPERLINK "https://doi.org/10.1109/access.2020.3007610" \h</w:instrText>
      </w:r>
      <w:r w:rsidR="00894368">
        <w:fldChar w:fldCharType="separate"/>
      </w:r>
      <w:r w:rsidR="00894368" w:rsidRPr="00E05A76">
        <w:rPr>
          <w:lang w:val="fr-FR"/>
          <w:rPrChange w:id="515" w:author="שרית פליציה אנאיס שפירו" w:date="2025-11-04T14:31:00Z" w16du:dateUtc="2025-11-04T13:31:00Z">
            <w:rPr/>
          </w:rPrChange>
        </w:rPr>
        <w:t>.</w:t>
      </w:r>
      <w:r w:rsidR="00894368">
        <w:fldChar w:fldCharType="end"/>
      </w:r>
      <w:r w:rsidRPr="00E05A76">
        <w:rPr>
          <w:lang w:val="fr-FR"/>
          <w:rPrChange w:id="516" w:author="שרית פליציה אנאיס שפירו" w:date="2025-11-04T14:31:00Z" w16du:dateUtc="2025-11-04T13:31:00Z">
            <w:rPr/>
          </w:rPrChange>
        </w:rPr>
        <w:t xml:space="preserve"> </w:t>
      </w:r>
      <w:proofErr w:type="gramStart"/>
      <w:r w:rsidRPr="00E05A76">
        <w:rPr>
          <w:sz w:val="14"/>
          <w:lang w:val="fr-FR"/>
          <w:rPrChange w:id="517" w:author="שרית פליציה אנאיס שפירו" w:date="2025-11-04T14:31:00Z" w16du:dateUtc="2025-11-04T13:31:00Z">
            <w:rPr>
              <w:sz w:val="14"/>
            </w:rPr>
          </w:rPrChange>
        </w:rPr>
        <w:t>URL</w:t>
      </w:r>
      <w:r w:rsidRPr="00E05A76">
        <w:rPr>
          <w:lang w:val="fr-FR"/>
          <w:rPrChange w:id="518" w:author="שרית פליציה אנאיס שפירו" w:date="2025-11-04T14:31:00Z" w16du:dateUtc="2025-11-04T13:31:00Z">
            <w:rPr/>
          </w:rPrChange>
        </w:rPr>
        <w:t>:</w:t>
      </w:r>
      <w:proofErr w:type="gramEnd"/>
      <w:r w:rsidRPr="00E05A76">
        <w:rPr>
          <w:lang w:val="fr-FR"/>
          <w:rPrChange w:id="519" w:author="שרית פליציה אנאיס שפירו" w:date="2025-11-04T14:31:00Z" w16du:dateUtc="2025-11-04T13:31:00Z">
            <w:rPr/>
          </w:rPrChange>
        </w:rPr>
        <w:t xml:space="preserve"> </w:t>
      </w:r>
      <w:r w:rsidR="00894368">
        <w:fldChar w:fldCharType="begin"/>
      </w:r>
      <w:r w:rsidR="00894368" w:rsidRPr="00E05A76">
        <w:rPr>
          <w:lang w:val="fr-FR"/>
          <w:rPrChange w:id="520" w:author="שרית פליציה אנאיס שפירו" w:date="2025-11-04T14:31:00Z" w16du:dateUtc="2025-11-04T13:31:00Z">
            <w:rPr/>
          </w:rPrChange>
        </w:rPr>
        <w:instrText>HYPERLINK "https://ieeexplore.ieee.org/document/9134757/" \h</w:instrText>
      </w:r>
      <w:r w:rsidR="00894368">
        <w:fldChar w:fldCharType="separate"/>
      </w:r>
      <w:r w:rsidR="00894368" w:rsidRPr="00E05A76">
        <w:rPr>
          <w:color w:val="00007F"/>
          <w:lang w:val="fr-FR"/>
          <w:rPrChange w:id="521" w:author="שרית פליציה אנאיס שפירו" w:date="2025-11-04T14:31:00Z" w16du:dateUtc="2025-11-04T13:31:00Z">
            <w:rPr>
              <w:color w:val="00007F"/>
            </w:rPr>
          </w:rPrChange>
        </w:rPr>
        <w:t xml:space="preserve">https://ieeexplore.ieee.org/ </w:t>
      </w:r>
      <w:r w:rsidR="00894368">
        <w:rPr>
          <w:color w:val="00007F"/>
        </w:rPr>
        <w:fldChar w:fldCharType="end"/>
      </w:r>
      <w:r w:rsidR="00894368">
        <w:fldChar w:fldCharType="begin"/>
      </w:r>
      <w:r w:rsidR="00894368" w:rsidRPr="00E05A76">
        <w:rPr>
          <w:lang w:val="fr-FR"/>
          <w:rPrChange w:id="522" w:author="שרית פליציה אנאיס שפירו" w:date="2025-11-04T14:31:00Z" w16du:dateUtc="2025-11-04T13:31:00Z">
            <w:rPr/>
          </w:rPrChange>
        </w:rPr>
        <w:instrText>HYPERLINK "https://ieeexplore.ieee.org/document/9134757/" \h</w:instrText>
      </w:r>
      <w:r w:rsidR="00894368">
        <w:fldChar w:fldCharType="separate"/>
      </w:r>
      <w:r w:rsidR="00894368" w:rsidRPr="00E05A76">
        <w:rPr>
          <w:color w:val="00007F"/>
          <w:lang w:val="fr-FR"/>
          <w:rPrChange w:id="523" w:author="שרית פליציה אנאיס שפירו" w:date="2025-11-04T14:31:00Z" w16du:dateUtc="2025-11-04T13:31:00Z">
            <w:rPr>
              <w:color w:val="00007F"/>
            </w:rPr>
          </w:rPrChange>
        </w:rPr>
        <w:t>document/9134757/</w:t>
      </w:r>
      <w:r w:rsidR="00894368">
        <w:rPr>
          <w:color w:val="00007F"/>
        </w:rPr>
        <w:fldChar w:fldCharType="end"/>
      </w:r>
      <w:r w:rsidRPr="00E05A76">
        <w:rPr>
          <w:color w:val="00007F"/>
          <w:lang w:val="fr-FR"/>
          <w:rPrChange w:id="524" w:author="שרית פליציה אנאיס שפירו" w:date="2025-11-04T14:31:00Z" w16du:dateUtc="2025-11-04T13:31:00Z">
            <w:rPr>
              <w:color w:val="00007F"/>
            </w:rPr>
          </w:rPrChange>
        </w:rPr>
        <w:t xml:space="preserve"> </w:t>
      </w:r>
      <w:r w:rsidRPr="00E05A76">
        <w:rPr>
          <w:lang w:val="fr-FR"/>
          <w:rPrChange w:id="525" w:author="שרית פליציה אנאיס שפירו" w:date="2025-11-04T14:31:00Z" w16du:dateUtc="2025-11-04T13:31:00Z">
            <w:rPr/>
          </w:rPrChange>
        </w:rPr>
        <w:t>(</w:t>
      </w:r>
      <w:proofErr w:type="spellStart"/>
      <w:r w:rsidRPr="00E05A76">
        <w:rPr>
          <w:lang w:val="fr-FR"/>
          <w:rPrChange w:id="526" w:author="שרית פליציה אנאיס שפירו" w:date="2025-11-04T14:31:00Z" w16du:dateUtc="2025-11-04T13:31:00Z">
            <w:rPr/>
          </w:rPrChange>
        </w:rPr>
        <w:t>visited</w:t>
      </w:r>
      <w:proofErr w:type="spellEnd"/>
      <w:r w:rsidRPr="00E05A76">
        <w:rPr>
          <w:lang w:val="fr-FR"/>
          <w:rPrChange w:id="527" w:author="שרית פליציה אנאיס שפירו" w:date="2025-11-04T14:31:00Z" w16du:dateUtc="2025-11-04T13:31:00Z">
            <w:rPr/>
          </w:rPrChange>
        </w:rPr>
        <w:t xml:space="preserve"> on 07/23/2025).</w:t>
      </w:r>
    </w:p>
    <w:p w14:paraId="410DD278" w14:textId="77777777" w:rsidR="00894368" w:rsidRDefault="00000000">
      <w:pPr>
        <w:ind w:left="184" w:right="0" w:hanging="199"/>
      </w:pPr>
      <w:r w:rsidRPr="00E05A76">
        <w:rPr>
          <w:lang w:val="fr-FR"/>
          <w:rPrChange w:id="528" w:author="שרית פליציה אנאיס שפירו" w:date="2025-11-04T14:31:00Z" w16du:dateUtc="2025-11-04T13:31:00Z">
            <w:rPr/>
          </w:rPrChange>
        </w:rPr>
        <w:t xml:space="preserve">Xu, Xin et al. </w:t>
      </w:r>
      <w:r>
        <w:t xml:space="preserve">(Jan. 31, 2021). “Exploring Image Enhancement for Salient Object Detection in Low Light Images”. In: </w:t>
      </w:r>
      <w:r>
        <w:rPr>
          <w:i/>
        </w:rPr>
        <w:t xml:space="preserve">ACM Transactions on Multimedia Computing, Communications, and Applications </w:t>
      </w:r>
      <w:r>
        <w:t xml:space="preserve">17.1. Publisher: Association for Computing Machinery (ACM), pp. 1–19. </w:t>
      </w:r>
      <w:r>
        <w:rPr>
          <w:sz w:val="14"/>
        </w:rPr>
        <w:t>ISSN</w:t>
      </w:r>
      <w:r>
        <w:t xml:space="preserve">: 1551-6857, 1551-6865. </w:t>
      </w:r>
      <w:r>
        <w:rPr>
          <w:sz w:val="14"/>
        </w:rPr>
        <w:t>DOI</w:t>
      </w:r>
      <w:r>
        <w:t xml:space="preserve">: </w:t>
      </w:r>
      <w:hyperlink r:id="rId159">
        <w:r w:rsidR="00894368">
          <w:rPr>
            <w:color w:val="00007F"/>
          </w:rPr>
          <w:t xml:space="preserve">10.1145/ </w:t>
        </w:r>
      </w:hyperlink>
      <w:hyperlink r:id="rId160">
        <w:r w:rsidR="00894368">
          <w:rPr>
            <w:color w:val="00007F"/>
          </w:rPr>
          <w:t>3414839</w:t>
        </w:r>
      </w:hyperlink>
      <w:hyperlink r:id="rId161">
        <w:r w:rsidR="00894368">
          <w:t>.</w:t>
        </w:r>
      </w:hyperlink>
      <w:r>
        <w:t xml:space="preserve"> </w:t>
      </w:r>
      <w:r>
        <w:rPr>
          <w:sz w:val="14"/>
        </w:rPr>
        <w:t>URL</w:t>
      </w:r>
      <w:r>
        <w:t xml:space="preserve">: </w:t>
      </w:r>
      <w:hyperlink r:id="rId162">
        <w:r w:rsidR="00894368">
          <w:rPr>
            <w:color w:val="00007F"/>
          </w:rPr>
          <w:t>https://dl.acm.org/doi/10.1145/</w:t>
        </w:r>
      </w:hyperlink>
    </w:p>
    <w:p w14:paraId="4A501757" w14:textId="77777777" w:rsidR="00894368" w:rsidRDefault="00894368">
      <w:pPr>
        <w:ind w:left="209" w:right="0"/>
      </w:pPr>
      <w:hyperlink r:id="rId163">
        <w:r>
          <w:rPr>
            <w:color w:val="00007F"/>
          </w:rPr>
          <w:t>3414839</w:t>
        </w:r>
      </w:hyperlink>
      <w:r>
        <w:rPr>
          <w:color w:val="00007F"/>
        </w:rPr>
        <w:t xml:space="preserve"> </w:t>
      </w:r>
      <w:r>
        <w:t>(visited on 07/23/2025).</w:t>
      </w:r>
    </w:p>
    <w:p w14:paraId="7D9C44F6" w14:textId="77777777" w:rsidR="00894368" w:rsidRDefault="00000000">
      <w:pPr>
        <w:ind w:left="184" w:right="0" w:hanging="199"/>
      </w:pPr>
      <w:r>
        <w:lastRenderedPageBreak/>
        <w:t xml:space="preserve">Zhao, </w:t>
      </w:r>
      <w:proofErr w:type="spellStart"/>
      <w:r>
        <w:t>Dewei</w:t>
      </w:r>
      <w:proofErr w:type="spellEnd"/>
      <w:r>
        <w:t xml:space="preserve"> et al. (Nov. 29, 2024). “Advanced Object Detection in Low-Light Conditions: Enhancements to YOLOv7 Framework”. In: </w:t>
      </w:r>
      <w:r>
        <w:rPr>
          <w:i/>
        </w:rPr>
        <w:t xml:space="preserve">Remote Sensing </w:t>
      </w:r>
      <w:r>
        <w:t xml:space="preserve">16.23. Publisher: MDPI AG, p. 4493. </w:t>
      </w:r>
      <w:r>
        <w:rPr>
          <w:sz w:val="14"/>
        </w:rPr>
        <w:t>ISSN</w:t>
      </w:r>
      <w:r>
        <w:t xml:space="preserve">: 2072-4292. </w:t>
      </w:r>
      <w:r>
        <w:rPr>
          <w:sz w:val="14"/>
        </w:rPr>
        <w:t>DOI</w:t>
      </w:r>
      <w:r>
        <w:t xml:space="preserve">: </w:t>
      </w:r>
      <w:hyperlink r:id="rId164">
        <w:r w:rsidR="00894368">
          <w:rPr>
            <w:color w:val="00007F"/>
          </w:rPr>
          <w:t>10.3390/rs16234493</w:t>
        </w:r>
      </w:hyperlink>
      <w:hyperlink r:id="rId165">
        <w:r w:rsidR="00894368">
          <w:t>.</w:t>
        </w:r>
      </w:hyperlink>
      <w:r>
        <w:t xml:space="preserve"> </w:t>
      </w:r>
      <w:r>
        <w:rPr>
          <w:sz w:val="14"/>
        </w:rPr>
        <w:t>URL</w:t>
      </w:r>
      <w:r>
        <w:t xml:space="preserve">: </w:t>
      </w:r>
      <w:hyperlink r:id="rId166">
        <w:r w:rsidR="00894368">
          <w:rPr>
            <w:color w:val="00007F"/>
          </w:rPr>
          <w:t>https://www.</w:t>
        </w:r>
      </w:hyperlink>
    </w:p>
    <w:p w14:paraId="6F0E81D5" w14:textId="77777777" w:rsidR="00894368" w:rsidRDefault="00894368">
      <w:pPr>
        <w:spacing w:after="5" w:line="250" w:lineRule="auto"/>
        <w:ind w:left="195" w:right="0" w:hanging="6"/>
      </w:pPr>
      <w:hyperlink r:id="rId167">
        <w:r>
          <w:rPr>
            <w:color w:val="00007F"/>
          </w:rPr>
          <w:t>mdpi.com/2072-4292/16/23/4493</w:t>
        </w:r>
      </w:hyperlink>
      <w:r>
        <w:rPr>
          <w:color w:val="00007F"/>
        </w:rPr>
        <w:t xml:space="preserve"> </w:t>
      </w:r>
      <w:r>
        <w:t>(visited on 07/23/2025).</w:t>
      </w:r>
    </w:p>
    <w:p w14:paraId="1A97BAF2" w14:textId="77777777" w:rsidR="00894368" w:rsidRDefault="00000000">
      <w:pPr>
        <w:ind w:left="184" w:right="0" w:hanging="199"/>
      </w:pPr>
      <w:r w:rsidRPr="00E05A76">
        <w:rPr>
          <w:lang w:val="da-DK"/>
          <w:rPrChange w:id="529" w:author="שרית פליציה אנאיס שפירו" w:date="2025-11-04T14:31:00Z" w16du:dateUtc="2025-11-04T13:31:00Z">
            <w:rPr/>
          </w:rPrChange>
        </w:rPr>
        <w:t xml:space="preserve">Zhou, </w:t>
      </w:r>
      <w:proofErr w:type="spellStart"/>
      <w:r w:rsidRPr="00E05A76">
        <w:rPr>
          <w:lang w:val="da-DK"/>
          <w:rPrChange w:id="530" w:author="שרית פליציה אנאיס שפירו" w:date="2025-11-04T14:31:00Z" w16du:dateUtc="2025-11-04T13:31:00Z">
            <w:rPr/>
          </w:rPrChange>
        </w:rPr>
        <w:t>Yiming</w:t>
      </w:r>
      <w:proofErr w:type="spellEnd"/>
      <w:r w:rsidRPr="00E05A76">
        <w:rPr>
          <w:lang w:val="da-DK"/>
          <w:rPrChange w:id="531" w:author="שרית פליציה אנאיס שפירו" w:date="2025-11-04T14:31:00Z" w16du:dateUtc="2025-11-04T13:31:00Z">
            <w:rPr/>
          </w:rPrChange>
        </w:rPr>
        <w:t xml:space="preserve"> et al. (</w:t>
      </w:r>
      <w:proofErr w:type="spellStart"/>
      <w:r w:rsidRPr="00E05A76">
        <w:rPr>
          <w:lang w:val="da-DK"/>
          <w:rPrChange w:id="532" w:author="שרית פליציה אנאיס שפירו" w:date="2025-11-04T14:31:00Z" w16du:dateUtc="2025-11-04T13:31:00Z">
            <w:rPr/>
          </w:rPrChange>
        </w:rPr>
        <w:t>Oct</w:t>
      </w:r>
      <w:proofErr w:type="spellEnd"/>
      <w:r w:rsidRPr="00E05A76">
        <w:rPr>
          <w:lang w:val="da-DK"/>
          <w:rPrChange w:id="533" w:author="שרית פליציה אנאיס שפירו" w:date="2025-11-04T14:31:00Z" w16du:dateUtc="2025-11-04T13:31:00Z">
            <w:rPr/>
          </w:rPrChange>
        </w:rPr>
        <w:t xml:space="preserve">. 2024). </w:t>
      </w:r>
      <w:r>
        <w:t xml:space="preserve">“Real-time low-light video enhancement on smartphones”. In: </w:t>
      </w:r>
      <w:r>
        <w:rPr>
          <w:i/>
        </w:rPr>
        <w:t xml:space="preserve">Journal of Real-Time Image Processing </w:t>
      </w:r>
      <w:r>
        <w:t xml:space="preserve">21.5. Publisher: Springer Science and Business Media LLC. </w:t>
      </w:r>
      <w:r>
        <w:rPr>
          <w:sz w:val="14"/>
        </w:rPr>
        <w:t>ISSN</w:t>
      </w:r>
      <w:r>
        <w:t xml:space="preserve">: 1861-8200, 1861-8219. </w:t>
      </w:r>
      <w:r>
        <w:rPr>
          <w:sz w:val="14"/>
        </w:rPr>
        <w:t>DOI</w:t>
      </w:r>
      <w:r>
        <w:t xml:space="preserve">: </w:t>
      </w:r>
      <w:hyperlink r:id="rId168">
        <w:r w:rsidR="00894368">
          <w:rPr>
            <w:color w:val="00007F"/>
          </w:rPr>
          <w:t>10.1007/s11554</w:t>
        </w:r>
      </w:hyperlink>
      <w:hyperlink r:id="rId169">
        <w:r w:rsidR="00894368">
          <w:rPr>
            <w:color w:val="00007F"/>
          </w:rPr>
          <w:t>024-01532-7</w:t>
        </w:r>
      </w:hyperlink>
      <w:hyperlink r:id="rId170">
        <w:r w:rsidR="00894368">
          <w:t>.</w:t>
        </w:r>
      </w:hyperlink>
      <w:r>
        <w:t xml:space="preserve"> </w:t>
      </w:r>
      <w:r>
        <w:rPr>
          <w:sz w:val="14"/>
        </w:rPr>
        <w:t>URL</w:t>
      </w:r>
      <w:r>
        <w:t xml:space="preserve">: </w:t>
      </w:r>
      <w:hyperlink r:id="rId171">
        <w:r w:rsidR="00894368">
          <w:rPr>
            <w:color w:val="00007F"/>
          </w:rPr>
          <w:t xml:space="preserve">https://link.springer.com/10. </w:t>
        </w:r>
      </w:hyperlink>
      <w:hyperlink r:id="rId172">
        <w:r w:rsidR="00894368">
          <w:rPr>
            <w:color w:val="00007F"/>
          </w:rPr>
          <w:t>1007/s11554-024-01532-7</w:t>
        </w:r>
      </w:hyperlink>
      <w:r>
        <w:rPr>
          <w:color w:val="00007F"/>
        </w:rPr>
        <w:t xml:space="preserve"> </w:t>
      </w:r>
      <w:r>
        <w:t>(visited on 07/23/2025).</w:t>
      </w:r>
    </w:p>
    <w:sectPr w:rsidR="00894368">
      <w:type w:val="continuous"/>
      <w:pgSz w:w="12240" w:h="15840"/>
      <w:pgMar w:top="1080" w:right="1080" w:bottom="1401" w:left="1080" w:header="720" w:footer="720" w:gutter="0"/>
      <w:cols w:num="2" w:space="47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0" w:author="שרית פליציה אנאיס שפירו" w:date="2025-11-12T08:24:00Z" w:initials="SS">
    <w:p w14:paraId="26C55CA9" w14:textId="77777777" w:rsidR="001D25A1" w:rsidRDefault="001D25A1" w:rsidP="001D25A1">
      <w:pPr>
        <w:jc w:val="left"/>
      </w:pPr>
      <w:r>
        <w:rPr>
          <w:rStyle w:val="CommentReference"/>
        </w:rPr>
        <w:annotationRef/>
      </w:r>
      <w:r>
        <w:rPr>
          <w:sz w:val="20"/>
          <w:szCs w:val="20"/>
        </w:rPr>
        <w:t>Need a ref here</w:t>
      </w:r>
    </w:p>
  </w:comment>
  <w:comment w:id="42" w:author="שרית פליציה אנאיס שפירו" w:date="2025-11-04T14:47:00Z" w:initials="SS">
    <w:p w14:paraId="0B15AD05" w14:textId="7EAEDF6B" w:rsidR="00F432E9" w:rsidRDefault="00F432E9" w:rsidP="00F432E9">
      <w:pPr>
        <w:jc w:val="left"/>
      </w:pPr>
      <w:r>
        <w:rPr>
          <w:rStyle w:val="CommentReference"/>
        </w:rPr>
        <w:annotationRef/>
      </w:r>
      <w:r>
        <w:rPr>
          <w:sz w:val="20"/>
          <w:szCs w:val="20"/>
        </w:rPr>
        <w:t>Need more refs here</w:t>
      </w:r>
    </w:p>
  </w:comment>
  <w:comment w:id="46" w:author="שרית פליציה אנאיס שפירו" w:date="2025-11-04T14:49:00Z" w:initials="SS">
    <w:p w14:paraId="43503BD5" w14:textId="77777777" w:rsidR="00680A82" w:rsidRDefault="00680A82" w:rsidP="00680A82">
      <w:pPr>
        <w:jc w:val="left"/>
      </w:pPr>
      <w:r>
        <w:rPr>
          <w:rStyle w:val="CommentReference"/>
        </w:rPr>
        <w:annotationRef/>
      </w:r>
      <w:r>
        <w:rPr>
          <w:sz w:val="20"/>
          <w:szCs w:val="20"/>
        </w:rPr>
        <w:t>How many studies used AR for night blindness?</w:t>
      </w:r>
    </w:p>
  </w:comment>
  <w:comment w:id="47" w:author="שרית פליציה אנאיס שפירו" w:date="2025-11-12T08:26:00Z" w:initials="SS">
    <w:p w14:paraId="7CC4380A" w14:textId="77777777" w:rsidR="001D25A1" w:rsidRDefault="001D25A1" w:rsidP="001D25A1">
      <w:pPr>
        <w:jc w:val="left"/>
      </w:pPr>
      <w:r>
        <w:rPr>
          <w:rStyle w:val="CommentReference"/>
        </w:rPr>
        <w:annotationRef/>
      </w:r>
      <w:r>
        <w:rPr>
          <w:sz w:val="20"/>
          <w:szCs w:val="20"/>
        </w:rPr>
        <w:t>The point about rib is too early here...</w:t>
      </w:r>
    </w:p>
  </w:comment>
  <w:comment w:id="50" w:author="שרית פליציה אנאיס שפירו" w:date="2025-11-04T14:51:00Z" w:initials="SS">
    <w:p w14:paraId="3CFBB292" w14:textId="583EF893" w:rsidR="005E128C" w:rsidRDefault="005E128C" w:rsidP="005E128C">
      <w:pPr>
        <w:jc w:val="left"/>
      </w:pPr>
      <w:r>
        <w:rPr>
          <w:rStyle w:val="CommentReference"/>
        </w:rPr>
        <w:annotationRef/>
      </w:r>
      <w:r>
        <w:rPr>
          <w:sz w:val="20"/>
          <w:szCs w:val="20"/>
        </w:rPr>
        <w:t xml:space="preserve">Not true for a flashlight? Why not wear a head flashlight? </w:t>
      </w:r>
    </w:p>
  </w:comment>
  <w:comment w:id="70" w:author="שרית פליציה אנאיס שפירו" w:date="2025-11-04T14:53:00Z" w:initials="SS">
    <w:p w14:paraId="7ECA0291" w14:textId="77777777" w:rsidR="00421721" w:rsidRDefault="00421721" w:rsidP="00421721">
      <w:pPr>
        <w:jc w:val="left"/>
      </w:pPr>
      <w:r>
        <w:rPr>
          <w:rStyle w:val="CommentReference"/>
        </w:rPr>
        <w:annotationRef/>
      </w:r>
      <w:r>
        <w:rPr>
          <w:sz w:val="20"/>
          <w:szCs w:val="20"/>
        </w:rPr>
        <w:t>Add refs - I would say “(see reviews XX and YY).</w:t>
      </w:r>
    </w:p>
  </w:comment>
  <w:comment w:id="72" w:author="שרית פליציה אנאיס שפירו" w:date="2025-11-04T14:55:00Z" w:initials="SS">
    <w:p w14:paraId="18B1A465" w14:textId="77777777" w:rsidR="00355644" w:rsidRDefault="00355644" w:rsidP="00355644">
      <w:pPr>
        <w:jc w:val="left"/>
      </w:pPr>
      <w:r>
        <w:rPr>
          <w:rStyle w:val="CommentReference"/>
        </w:rPr>
        <w:annotationRef/>
      </w:r>
      <w:r>
        <w:rPr>
          <w:sz w:val="20"/>
          <w:szCs w:val="20"/>
        </w:rPr>
        <w:t>Add refs - I would say “(see reviews XX and YY).</w:t>
      </w:r>
    </w:p>
  </w:comment>
  <w:comment w:id="79" w:author="שרית פליציה אנאיס שפירו" w:date="2025-11-12T08:28:00Z" w:initials="SS">
    <w:p w14:paraId="31BEE197" w14:textId="77777777" w:rsidR="00D22D03" w:rsidRDefault="00D22D03" w:rsidP="00D22D03">
      <w:pPr>
        <w:jc w:val="left"/>
      </w:pPr>
      <w:r>
        <w:rPr>
          <w:rStyle w:val="CommentReference"/>
        </w:rPr>
        <w:annotationRef/>
      </w:r>
      <w:r>
        <w:rPr>
          <w:sz w:val="20"/>
          <w:szCs w:val="20"/>
        </w:rPr>
        <w:t xml:space="preserve">Did any system check this? </w:t>
      </w:r>
    </w:p>
  </w:comment>
  <w:comment w:id="78" w:author="שרית פליציה אנאיס שפירו" w:date="2025-11-04T14:57:00Z" w:initials="SS">
    <w:p w14:paraId="591DECFF" w14:textId="652CA422" w:rsidR="00355644" w:rsidRDefault="00355644" w:rsidP="00355644">
      <w:pPr>
        <w:jc w:val="left"/>
      </w:pPr>
      <w:r>
        <w:rPr>
          <w:rStyle w:val="CommentReference"/>
        </w:rPr>
        <w:annotationRef/>
      </w:r>
      <w:r>
        <w:rPr>
          <w:sz w:val="20"/>
          <w:szCs w:val="20"/>
        </w:rPr>
        <w:t>What systems? Must cite them here and explain their limitations and why our approach is novel</w:t>
      </w:r>
    </w:p>
  </w:comment>
  <w:comment w:id="87" w:author="שרית פליציה אנאיס שפירו" w:date="2025-11-09T18:02:00Z" w:initials="SS">
    <w:p w14:paraId="20B5DE9B" w14:textId="77777777" w:rsidR="00D64B5D" w:rsidRDefault="00D64B5D" w:rsidP="00D64B5D">
      <w:pPr>
        <w:jc w:val="left"/>
      </w:pPr>
      <w:r>
        <w:rPr>
          <w:rStyle w:val="CommentReference"/>
        </w:rPr>
        <w:annotationRef/>
      </w:r>
      <w:r>
        <w:rPr>
          <w:sz w:val="20"/>
          <w:szCs w:val="20"/>
        </w:rPr>
        <w:t>I think it’s better to unpack this instead of grouping tasks together when each includes a different measure and setup.</w:t>
      </w:r>
    </w:p>
    <w:p w14:paraId="50327B01" w14:textId="77777777" w:rsidR="00D64B5D" w:rsidRDefault="00D64B5D" w:rsidP="00D64B5D">
      <w:pPr>
        <w:jc w:val="left"/>
      </w:pPr>
      <w:r>
        <w:rPr>
          <w:sz w:val="20"/>
          <w:szCs w:val="20"/>
        </w:rPr>
        <w:t>First, we examined an object counting task, and found that it was significantly easier to detect and count the number of object correctly with AR highlights, when in some cases no object was detected without the highlight. Second, we tested walking in a mobility obstacle course… (explain that here you simulated - its offline detection). Third, we examined user interaction, moving a chair. In this case we also tested how automatic real time detection affects user experience etc etc..</w:t>
      </w:r>
    </w:p>
  </w:comment>
  <w:comment w:id="88" w:author="שרית פליציה אנאיס שפירו" w:date="2025-11-09T18:03:00Z" w:initials="SS">
    <w:p w14:paraId="5C2F53DE" w14:textId="77777777" w:rsidR="00D64B5D" w:rsidRDefault="00D64B5D" w:rsidP="00D64B5D">
      <w:pPr>
        <w:jc w:val="left"/>
      </w:pPr>
      <w:r>
        <w:rPr>
          <w:rStyle w:val="CommentReference"/>
        </w:rPr>
        <w:annotationRef/>
      </w:r>
      <w:r>
        <w:rPr>
          <w:sz w:val="20"/>
          <w:szCs w:val="20"/>
        </w:rPr>
        <w:t xml:space="preserve">Mention here or earlier qualitative and quantitative measures. </w:t>
      </w:r>
    </w:p>
  </w:comment>
  <w:comment w:id="106" w:author="שרית פליציה אנאיס שפירו" w:date="2025-11-09T17:59:00Z" w:initials="SS">
    <w:p w14:paraId="3D74D2FB" w14:textId="73FC4F84" w:rsidR="00D64B5D" w:rsidRDefault="00D64B5D" w:rsidP="00D64B5D">
      <w:pPr>
        <w:jc w:val="left"/>
      </w:pPr>
      <w:r>
        <w:rPr>
          <w:rStyle w:val="CommentReference"/>
        </w:rPr>
        <w:annotationRef/>
      </w:r>
      <w:r>
        <w:rPr>
          <w:sz w:val="20"/>
          <w:szCs w:val="20"/>
        </w:rPr>
        <w:t>Did they do this with auto -detect only? I’m unclear here</w:t>
      </w:r>
    </w:p>
  </w:comment>
  <w:comment w:id="118" w:author="שרית פליציה אנאיס שפירו" w:date="2025-11-06T21:35:00Z" w:initials="SS">
    <w:p w14:paraId="75835808" w14:textId="2012DCE1" w:rsidR="00772A9C" w:rsidRDefault="00772A9C" w:rsidP="00772A9C">
      <w:pPr>
        <w:jc w:val="left"/>
      </w:pPr>
      <w:r>
        <w:rPr>
          <w:rStyle w:val="CommentReference"/>
        </w:rPr>
        <w:annotationRef/>
      </w:r>
      <w:r>
        <w:rPr>
          <w:sz w:val="20"/>
          <w:szCs w:val="20"/>
        </w:rPr>
        <w:t>Use one term throughout - either low light or dim light and keep it consistent all of the manuscript</w:t>
      </w:r>
    </w:p>
  </w:comment>
  <w:comment w:id="119" w:author="שרית פליציה אנאיס שפירו" w:date="2025-11-09T17:56:00Z" w:initials="SS">
    <w:p w14:paraId="79B007CD" w14:textId="77777777" w:rsidR="00D64B5D" w:rsidRDefault="00D64B5D" w:rsidP="00D64B5D">
      <w:pPr>
        <w:jc w:val="left"/>
      </w:pPr>
      <w:r>
        <w:rPr>
          <w:rStyle w:val="CommentReference"/>
        </w:rPr>
        <w:annotationRef/>
      </w:r>
      <w:r>
        <w:rPr>
          <w:sz w:val="20"/>
          <w:szCs w:val="20"/>
        </w:rPr>
        <w:t>This is vague</w:t>
      </w:r>
    </w:p>
  </w:comment>
  <w:comment w:id="123" w:author="שרית פליציה אנאיס שפירו" w:date="2025-11-06T21:36:00Z" w:initials="SS">
    <w:p w14:paraId="66E7FC38" w14:textId="77777777" w:rsidR="003B35CC" w:rsidRDefault="003B35CC" w:rsidP="003B35CC">
      <w:pPr>
        <w:jc w:val="left"/>
      </w:pPr>
      <w:r>
        <w:rPr>
          <w:rStyle w:val="CommentReference"/>
        </w:rPr>
        <w:annotationRef/>
      </w:r>
      <w:r>
        <w:rPr>
          <w:sz w:val="20"/>
          <w:szCs w:val="20"/>
        </w:rPr>
        <w:t>What do you mean by adaptive, stay concrete - spell it out</w:t>
      </w:r>
    </w:p>
  </w:comment>
  <w:comment w:id="124" w:author="שרית פליציה אנאיס שפירו" w:date="2025-11-09T17:56:00Z" w:initials="SS">
    <w:p w14:paraId="06F8310A" w14:textId="77777777" w:rsidR="00D64B5D" w:rsidRDefault="00D64B5D" w:rsidP="00D64B5D">
      <w:pPr>
        <w:jc w:val="left"/>
      </w:pPr>
      <w:r>
        <w:rPr>
          <w:rStyle w:val="CommentReference"/>
        </w:rPr>
        <w:annotationRef/>
      </w:r>
      <w:r>
        <w:rPr>
          <w:sz w:val="20"/>
          <w:szCs w:val="20"/>
        </w:rPr>
        <w:t>This is good but doesn’t sound like a strong ending with a power note, maybe end with previous paragraph or move it?</w:t>
      </w:r>
    </w:p>
  </w:comment>
  <w:comment w:id="129" w:author="שרית פליציה אנאיס שפירו" w:date="2025-11-06T21:36:00Z" w:initials="SS">
    <w:p w14:paraId="18A43F0E" w14:textId="109D8917" w:rsidR="00B32388" w:rsidRDefault="00B32388" w:rsidP="00B32388">
      <w:pPr>
        <w:jc w:val="left"/>
      </w:pPr>
      <w:r>
        <w:rPr>
          <w:rStyle w:val="CommentReference"/>
        </w:rPr>
        <w:annotationRef/>
      </w:r>
      <w:r>
        <w:rPr>
          <w:sz w:val="20"/>
          <w:szCs w:val="20"/>
        </w:rPr>
        <w:t>What do you mean by adaptive, stay concrete - spell it out</w:t>
      </w:r>
    </w:p>
  </w:comment>
  <w:comment w:id="125" w:author="שרית פליציה אנאיס שפירו" w:date="2025-11-12T08:33:00Z" w:initials="SS">
    <w:p w14:paraId="651EFEE1" w14:textId="77777777" w:rsidR="003B35CC" w:rsidRDefault="003B35CC" w:rsidP="003B35CC">
      <w:pPr>
        <w:jc w:val="left"/>
      </w:pPr>
      <w:r>
        <w:rPr>
          <w:rStyle w:val="CommentReference"/>
        </w:rPr>
        <w:annotationRef/>
      </w:r>
      <w:r>
        <w:rPr>
          <w:sz w:val="20"/>
          <w:szCs w:val="20"/>
        </w:rPr>
        <w:t>Move this..</w:t>
      </w:r>
    </w:p>
  </w:comment>
  <w:comment w:id="133" w:author="שרית פליציה אנאיס שפירו" w:date="2025-11-09T12:51:00Z" w:initials="SS">
    <w:p w14:paraId="3EAB42BC" w14:textId="7F663B13" w:rsidR="0037598D" w:rsidRDefault="0037598D" w:rsidP="0037598D">
      <w:pPr>
        <w:jc w:val="left"/>
      </w:pPr>
      <w:r>
        <w:rPr>
          <w:rStyle w:val="CommentReference"/>
        </w:rPr>
        <w:annotationRef/>
      </w:r>
      <w:r>
        <w:rPr>
          <w:sz w:val="20"/>
          <w:szCs w:val="20"/>
        </w:rPr>
        <w:t>Add 2 refs  that support this claim</w:t>
      </w:r>
    </w:p>
  </w:comment>
  <w:comment w:id="134" w:author="שרית פליציה אנאיס שפירו" w:date="2025-11-12T08:36:00Z" w:initials="SS">
    <w:p w14:paraId="3FDBCCEA" w14:textId="77777777" w:rsidR="00E62E4F" w:rsidRDefault="00E62E4F" w:rsidP="00E62E4F">
      <w:pPr>
        <w:jc w:val="left"/>
      </w:pPr>
      <w:r>
        <w:rPr>
          <w:rStyle w:val="CommentReference"/>
        </w:rPr>
        <w:annotationRef/>
      </w:r>
      <w:r>
        <w:rPr>
          <w:sz w:val="20"/>
          <w:szCs w:val="20"/>
        </w:rPr>
        <w:t>Cite a review or see Lior’s paper for a ref</w:t>
      </w:r>
    </w:p>
  </w:comment>
  <w:comment w:id="159" w:author="שרית פליציה אנאיס שפירו" w:date="2025-11-09T12:53:00Z" w:initials="SS">
    <w:p w14:paraId="6806832B" w14:textId="6C5E31F7" w:rsidR="006E26AE" w:rsidRDefault="006E26AE" w:rsidP="006E26AE">
      <w:pPr>
        <w:jc w:val="left"/>
      </w:pPr>
      <w:r>
        <w:rPr>
          <w:rStyle w:val="CommentReference"/>
        </w:rPr>
        <w:annotationRef/>
      </w:r>
      <w:r>
        <w:rPr>
          <w:sz w:val="20"/>
          <w:szCs w:val="20"/>
        </w:rPr>
        <w:t>Move this to the discussion section and explain how in your case hesitations decreased</w:t>
      </w:r>
    </w:p>
  </w:comment>
  <w:comment w:id="165" w:author="שרית פליציה אנאיס שפירו" w:date="2025-11-09T12:54:00Z" w:initials="SS">
    <w:p w14:paraId="319F9982" w14:textId="77777777" w:rsidR="003A5089" w:rsidRDefault="003A5089" w:rsidP="003A5089">
      <w:pPr>
        <w:jc w:val="left"/>
      </w:pPr>
      <w:r>
        <w:rPr>
          <w:rStyle w:val="CommentReference"/>
        </w:rPr>
        <w:annotationRef/>
      </w:r>
      <w:r>
        <w:rPr>
          <w:sz w:val="20"/>
          <w:szCs w:val="20"/>
        </w:rPr>
        <w:t>Move to discussion to explain how your methods is amazing because no major adaptation is required from the user - it feels real and seamless - a huge win..</w:t>
      </w:r>
    </w:p>
  </w:comment>
  <w:comment w:id="219" w:author="שרית פליציה אנאיס שפירו" w:date="2025-11-12T08:42:00Z" w:initials="SS">
    <w:p w14:paraId="0DF6042A" w14:textId="77777777" w:rsidR="00462E76" w:rsidRDefault="00462E76" w:rsidP="00462E76">
      <w:pPr>
        <w:jc w:val="left"/>
      </w:pPr>
      <w:r>
        <w:rPr>
          <w:rStyle w:val="CommentReference"/>
        </w:rPr>
        <w:annotationRef/>
      </w:r>
      <w:r>
        <w:rPr>
          <w:sz w:val="20"/>
          <w:szCs w:val="20"/>
        </w:rPr>
        <w:t>Keep this but move it somewhere  - if the study is in night then to 2.1 otherwise to discussion</w:t>
      </w:r>
    </w:p>
  </w:comment>
  <w:comment w:id="224" w:author="שרית פליציה אנאיס שפירו" w:date="2025-11-09T12:53:00Z" w:initials="SS">
    <w:p w14:paraId="0C5105E9" w14:textId="3CF7D31D" w:rsidR="00186CD8" w:rsidRDefault="00186CD8" w:rsidP="00186CD8">
      <w:pPr>
        <w:jc w:val="left"/>
      </w:pPr>
      <w:r>
        <w:rPr>
          <w:rStyle w:val="CommentReference"/>
        </w:rPr>
        <w:annotationRef/>
      </w:r>
      <w:r>
        <w:rPr>
          <w:sz w:val="20"/>
          <w:szCs w:val="20"/>
        </w:rPr>
        <w:t>Move this to the discussion section and explain how in your case hesitations decreased</w:t>
      </w:r>
    </w:p>
  </w:comment>
  <w:comment w:id="228" w:author="שרית פליציה אנאיס שפירו" w:date="2025-11-09T12:54:00Z" w:initials="SS">
    <w:p w14:paraId="25C1273D" w14:textId="77777777" w:rsidR="00186CD8" w:rsidRDefault="00186CD8" w:rsidP="00186CD8">
      <w:pPr>
        <w:jc w:val="left"/>
      </w:pPr>
      <w:r>
        <w:rPr>
          <w:rStyle w:val="CommentReference"/>
        </w:rPr>
        <w:annotationRef/>
      </w:r>
      <w:r>
        <w:rPr>
          <w:sz w:val="20"/>
          <w:szCs w:val="20"/>
        </w:rPr>
        <w:t>Move to discussion to explain how your methods is amazing because no major adaptation is required from the user - it feels real and seamless - a huge win..</w:t>
      </w:r>
    </w:p>
  </w:comment>
  <w:comment w:id="235" w:author="שרית פליציה אנאיס שפירו" w:date="2025-11-06T21:37:00Z" w:initials="SS">
    <w:p w14:paraId="423D6DBD" w14:textId="7500A34A" w:rsidR="00B32388" w:rsidRDefault="00B32388" w:rsidP="00B32388">
      <w:pPr>
        <w:jc w:val="left"/>
      </w:pPr>
      <w:r>
        <w:rPr>
          <w:rStyle w:val="CommentReference"/>
        </w:rPr>
        <w:annotationRef/>
      </w:r>
      <w:r>
        <w:rPr>
          <w:sz w:val="20"/>
          <w:szCs w:val="20"/>
        </w:rPr>
        <w:t>Again - chose if you write:</w:t>
      </w:r>
    </w:p>
    <w:p w14:paraId="49A7B71D" w14:textId="77777777" w:rsidR="00B32388" w:rsidRDefault="00B32388" w:rsidP="00B32388">
      <w:pPr>
        <w:jc w:val="left"/>
      </w:pPr>
      <w:r>
        <w:rPr>
          <w:sz w:val="20"/>
          <w:szCs w:val="20"/>
        </w:rPr>
        <w:t>Lowlight</w:t>
      </w:r>
    </w:p>
    <w:p w14:paraId="4228AA01" w14:textId="77777777" w:rsidR="00B32388" w:rsidRDefault="00B32388" w:rsidP="00B32388">
      <w:pPr>
        <w:jc w:val="left"/>
      </w:pPr>
      <w:r>
        <w:rPr>
          <w:sz w:val="20"/>
          <w:szCs w:val="20"/>
        </w:rPr>
        <w:t>Or low light</w:t>
      </w:r>
    </w:p>
    <w:p w14:paraId="22BC44C9" w14:textId="77777777" w:rsidR="00B32388" w:rsidRDefault="00B32388" w:rsidP="00B32388">
      <w:pPr>
        <w:jc w:val="left"/>
      </w:pPr>
      <w:r>
        <w:rPr>
          <w:sz w:val="20"/>
          <w:szCs w:val="20"/>
        </w:rPr>
        <w:t>It should probably be low light</w:t>
      </w:r>
    </w:p>
  </w:comment>
  <w:comment w:id="237" w:author="שרית פליציה אנאיס שפירו" w:date="2025-11-09T11:36:00Z" w:initials="SS">
    <w:p w14:paraId="6D32FAEE" w14:textId="77777777" w:rsidR="00FA64A2" w:rsidRDefault="00FA64A2" w:rsidP="00FA64A2">
      <w:pPr>
        <w:jc w:val="left"/>
      </w:pPr>
      <w:r>
        <w:rPr>
          <w:rStyle w:val="CommentReference"/>
        </w:rPr>
        <w:annotationRef/>
      </w:r>
      <w:r>
        <w:rPr>
          <w:sz w:val="20"/>
          <w:szCs w:val="20"/>
        </w:rPr>
        <w:t xml:space="preserve">Missing a survey. Or study that shows that this is an issue for RP ppl — 90% of rp ppl say that night blindness prevents them from doing XYZ. </w:t>
      </w:r>
    </w:p>
  </w:comment>
  <w:comment w:id="238" w:author="שרית פליציה אנאיס שפירו" w:date="2025-11-09T11:37:00Z" w:initials="SS">
    <w:p w14:paraId="1827C68C" w14:textId="77777777" w:rsidR="00FA64A2" w:rsidRDefault="00FA64A2" w:rsidP="00FA64A2">
      <w:pPr>
        <w:jc w:val="left"/>
      </w:pPr>
      <w:r>
        <w:rPr>
          <w:rStyle w:val="CommentReference"/>
        </w:rPr>
        <w:annotationRef/>
      </w:r>
      <w:r>
        <w:rPr>
          <w:sz w:val="20"/>
          <w:szCs w:val="20"/>
        </w:rPr>
        <w:t>How many collisions safety issues they have..</w:t>
      </w:r>
    </w:p>
  </w:comment>
  <w:comment w:id="239" w:author="שרית פליציה אנאיס שפירו" w:date="2025-11-09T11:40:00Z" w:initials="SS">
    <w:p w14:paraId="2761383D" w14:textId="77777777" w:rsidR="006323EF" w:rsidRDefault="006323EF" w:rsidP="006323EF">
      <w:pPr>
        <w:jc w:val="left"/>
      </w:pPr>
      <w:r>
        <w:rPr>
          <w:rStyle w:val="CommentReference"/>
        </w:rPr>
        <w:annotationRef/>
      </w:r>
      <w:r>
        <w:rPr>
          <w:sz w:val="20"/>
          <w:szCs w:val="20"/>
        </w:rPr>
        <w:t xml:space="preserve">For example daylight hours may only be 6 hr/day in certain regions </w:t>
      </w:r>
    </w:p>
  </w:comment>
  <w:comment w:id="242" w:author="שרית פליציה אנאיס שפירו" w:date="2025-11-06T21:40:00Z" w:initials="SS">
    <w:p w14:paraId="50CCB933" w14:textId="1439C377" w:rsidR="00B32388" w:rsidRDefault="00B32388" w:rsidP="00B32388">
      <w:pPr>
        <w:jc w:val="left"/>
      </w:pPr>
      <w:r>
        <w:rPr>
          <w:rStyle w:val="CommentReference"/>
        </w:rPr>
        <w:annotationRef/>
      </w:r>
      <w:r>
        <w:rPr>
          <w:sz w:val="20"/>
          <w:szCs w:val="20"/>
        </w:rPr>
        <w:t xml:space="preserve">Maybe rephrase to be less about bulkiness because HoloLens is also pretty bulky </w:t>
      </w:r>
    </w:p>
  </w:comment>
  <w:comment w:id="263" w:author="שרית פליציה אנאיס שפירו" w:date="2025-11-06T21:44:00Z" w:initials="SS">
    <w:p w14:paraId="5DC76FE3" w14:textId="77777777" w:rsidR="00B32388" w:rsidRDefault="00B32388" w:rsidP="00B32388">
      <w:pPr>
        <w:jc w:val="left"/>
      </w:pPr>
      <w:r>
        <w:rPr>
          <w:rStyle w:val="CommentReference"/>
        </w:rPr>
        <w:annotationRef/>
      </w:r>
      <w:r>
        <w:rPr>
          <w:sz w:val="20"/>
          <w:szCs w:val="20"/>
        </w:rPr>
        <w:t xml:space="preserve">What does this do? What are they showing the user? </w:t>
      </w:r>
    </w:p>
  </w:comment>
  <w:comment w:id="266" w:author="שרית פליציה אנאיס שפירו" w:date="2025-11-06T21:46:00Z" w:initials="SS">
    <w:p w14:paraId="4E5C2564" w14:textId="77777777" w:rsidR="00D430FA" w:rsidRDefault="00D430FA" w:rsidP="00D430FA">
      <w:pPr>
        <w:jc w:val="left"/>
      </w:pPr>
      <w:r>
        <w:rPr>
          <w:rStyle w:val="CommentReference"/>
        </w:rPr>
        <w:annotationRef/>
      </w:r>
      <w:r>
        <w:rPr>
          <w:sz w:val="20"/>
          <w:szCs w:val="20"/>
        </w:rPr>
        <w:t>Check if they were low vision or typical - and mention it</w:t>
      </w:r>
    </w:p>
  </w:comment>
  <w:comment w:id="269" w:author="שרית פליציה אנאיס שפירו" w:date="2025-11-12T08:46:00Z" w:initials="SS">
    <w:p w14:paraId="0B129233" w14:textId="77777777" w:rsidR="00552EB4" w:rsidRDefault="00552EB4" w:rsidP="00552EB4">
      <w:pPr>
        <w:jc w:val="left"/>
      </w:pPr>
      <w:r>
        <w:rPr>
          <w:rStyle w:val="CommentReference"/>
        </w:rPr>
        <w:annotationRef/>
      </w:r>
      <w:r>
        <w:rPr>
          <w:sz w:val="20"/>
          <w:szCs w:val="20"/>
        </w:rPr>
        <w:t>This seems incorrect - the lenes and probably mirror projects the full field in a small area of the remaining visual field.. reword to make clear</w:t>
      </w:r>
    </w:p>
  </w:comment>
  <w:comment w:id="272" w:author="שרית פליציה אנאיס שפירו" w:date="2025-11-06T21:47:00Z" w:initials="SS">
    <w:p w14:paraId="149B2B2A" w14:textId="40501ECB" w:rsidR="005E3641" w:rsidRDefault="005E3641" w:rsidP="005E3641">
      <w:pPr>
        <w:jc w:val="left"/>
      </w:pPr>
      <w:r>
        <w:rPr>
          <w:rStyle w:val="CommentReference"/>
        </w:rPr>
        <w:annotationRef/>
      </w:r>
      <w:r>
        <w:rPr>
          <w:sz w:val="20"/>
          <w:szCs w:val="20"/>
        </w:rPr>
        <w:t>Again what type of participants? Are they RP? Because peripheral Vision is reduced then..</w:t>
      </w:r>
    </w:p>
  </w:comment>
  <w:comment w:id="273" w:author="שרית פליציה אנאיס שפירו" w:date="2025-11-09T11:26:00Z" w:initials="SS">
    <w:p w14:paraId="08022533" w14:textId="77777777" w:rsidR="00626ADA" w:rsidRDefault="00626ADA" w:rsidP="00626ADA">
      <w:pPr>
        <w:jc w:val="left"/>
      </w:pPr>
      <w:r>
        <w:rPr>
          <w:rStyle w:val="CommentReference"/>
        </w:rPr>
        <w:annotationRef/>
      </w:r>
      <w:r>
        <w:rPr>
          <w:sz w:val="20"/>
          <w:szCs w:val="20"/>
        </w:rPr>
        <w:t>If minified FOV - explain the drawbacks</w:t>
      </w:r>
    </w:p>
  </w:comment>
  <w:comment w:id="274" w:author="שרית פליציה אנאיס שפירו" w:date="2025-11-09T11:27:00Z" w:initials="SS">
    <w:p w14:paraId="050A2B6A" w14:textId="77777777" w:rsidR="00A626AF" w:rsidRDefault="00A626AF" w:rsidP="00A626AF">
      <w:pPr>
        <w:jc w:val="left"/>
      </w:pPr>
      <w:r>
        <w:rPr>
          <w:rStyle w:val="CommentReference"/>
        </w:rPr>
        <w:annotationRef/>
      </w:r>
      <w:r>
        <w:rPr>
          <w:sz w:val="20"/>
          <w:szCs w:val="20"/>
        </w:rPr>
        <w:t xml:space="preserve">They already have a small FOV - this way you occupy it with the world view, + it does not translate 1-1 in reality and it takes time to get used to it an use it effecitly </w:t>
      </w:r>
    </w:p>
    <w:p w14:paraId="4AE418CC" w14:textId="77777777" w:rsidR="00A626AF" w:rsidRDefault="00A626AF" w:rsidP="00A626AF">
      <w:pPr>
        <w:jc w:val="left"/>
      </w:pPr>
      <w:r>
        <w:rPr>
          <w:sz w:val="20"/>
          <w:szCs w:val="20"/>
        </w:rPr>
        <w:t xml:space="preserve">ELI Peli —&gt; see if he explains the limitations of this minified </w:t>
      </w:r>
    </w:p>
  </w:comment>
  <w:comment w:id="277" w:author="שרית פליציה אנאיס שפירו" w:date="2025-11-06T21:49:00Z" w:initials="SS">
    <w:p w14:paraId="2C00CF12" w14:textId="402B052C" w:rsidR="005E3641" w:rsidRDefault="005E3641" w:rsidP="005E3641">
      <w:pPr>
        <w:jc w:val="left"/>
      </w:pPr>
      <w:r>
        <w:rPr>
          <w:rStyle w:val="CommentReference"/>
        </w:rPr>
        <w:annotationRef/>
      </w:r>
      <w:r>
        <w:rPr>
          <w:sz w:val="20"/>
          <w:szCs w:val="20"/>
        </w:rPr>
        <w:t xml:space="preserve">Cite a study that says this - I’m sure they mention it </w:t>
      </w:r>
    </w:p>
  </w:comment>
  <w:comment w:id="279" w:author="שרית פליציה אנאיס שפירו" w:date="2025-11-06T21:49:00Z" w:initials="SS">
    <w:p w14:paraId="692A4F45" w14:textId="77777777" w:rsidR="005E3641" w:rsidRDefault="005E3641" w:rsidP="005E3641">
      <w:pPr>
        <w:jc w:val="left"/>
      </w:pPr>
      <w:r>
        <w:rPr>
          <w:rStyle w:val="CommentReference"/>
        </w:rPr>
        <w:annotationRef/>
      </w:r>
      <w:r>
        <w:rPr>
          <w:sz w:val="20"/>
          <w:szCs w:val="20"/>
        </w:rPr>
        <w:t xml:space="preserve">This seems obvious… </w:t>
      </w:r>
    </w:p>
  </w:comment>
  <w:comment w:id="287" w:author="שרית פליציה אנאיס שפירו" w:date="2025-11-12T08:49:00Z" w:initials="SS">
    <w:p w14:paraId="69FA070A" w14:textId="77777777" w:rsidR="00B40643" w:rsidRDefault="00B40643" w:rsidP="00B40643">
      <w:pPr>
        <w:jc w:val="left"/>
      </w:pPr>
      <w:r>
        <w:rPr>
          <w:rStyle w:val="CommentReference"/>
        </w:rPr>
        <w:annotationRef/>
      </w:r>
      <w:r>
        <w:rPr>
          <w:sz w:val="20"/>
          <w:szCs w:val="20"/>
        </w:rPr>
        <w:t>I think this was simple images on a computer screen no? If not related to night vision remove - focus on Peli’s work on night vision.</w:t>
      </w:r>
    </w:p>
    <w:p w14:paraId="6DF7A328" w14:textId="77777777" w:rsidR="00B40643" w:rsidRDefault="00B40643" w:rsidP="00B40643">
      <w:pPr>
        <w:jc w:val="left"/>
      </w:pPr>
      <w:r>
        <w:rPr>
          <w:sz w:val="20"/>
          <w:szCs w:val="20"/>
        </w:rPr>
        <w:t>Anyway the point of field of vision should be move to discussion as a limitation of our system - which does not solve it and is a big issue for RP - please put a note to put it there</w:t>
      </w:r>
    </w:p>
  </w:comment>
  <w:comment w:id="292" w:author="שרית פליציה אנאיס שפירו" w:date="2025-11-06T21:52:00Z" w:initials="SS">
    <w:p w14:paraId="3630707D" w14:textId="182DAECD" w:rsidR="00BD2741" w:rsidRDefault="00BD2741" w:rsidP="00BD2741">
      <w:pPr>
        <w:jc w:val="left"/>
      </w:pPr>
      <w:r>
        <w:rPr>
          <w:rStyle w:val="CommentReference"/>
        </w:rPr>
        <w:annotationRef/>
      </w:r>
      <w:r>
        <w:rPr>
          <w:sz w:val="20"/>
          <w:szCs w:val="20"/>
        </w:rPr>
        <w:t>This paragraph and study are not related</w:t>
      </w:r>
      <w:r>
        <w:rPr>
          <w:sz w:val="20"/>
          <w:szCs w:val="20"/>
        </w:rPr>
        <w:tab/>
        <w:t>to night vision, right??</w:t>
      </w:r>
    </w:p>
  </w:comment>
  <w:comment w:id="295" w:author="שרית פליציה אנאיס שפירו" w:date="2025-11-06T21:53:00Z" w:initials="SS">
    <w:p w14:paraId="57455A74" w14:textId="77777777" w:rsidR="00F95B5A" w:rsidRDefault="00F95B5A" w:rsidP="00F95B5A">
      <w:pPr>
        <w:jc w:val="left"/>
      </w:pPr>
      <w:r>
        <w:rPr>
          <w:rStyle w:val="CommentReference"/>
        </w:rPr>
        <w:annotationRef/>
      </w:r>
      <w:r>
        <w:rPr>
          <w:sz w:val="20"/>
          <w:szCs w:val="20"/>
        </w:rPr>
        <w:t>Check if it was RP or generally low vision</w:t>
      </w:r>
    </w:p>
  </w:comment>
  <w:comment w:id="304" w:author="שרית פליציה אנאיס שפירו" w:date="2025-11-12T09:11:00Z" w:initials="SS">
    <w:p w14:paraId="72E5CDC0" w14:textId="77777777" w:rsidR="004C5BCD" w:rsidRDefault="004C5BCD" w:rsidP="004C5BCD">
      <w:pPr>
        <w:jc w:val="left"/>
      </w:pPr>
      <w:r>
        <w:rPr>
          <w:rStyle w:val="CommentReference"/>
        </w:rPr>
        <w:annotationRef/>
      </w:r>
      <w:r>
        <w:rPr>
          <w:sz w:val="20"/>
          <w:szCs w:val="20"/>
          <w:rtl/>
          <w:lang w:bidi="he-IL"/>
        </w:rPr>
        <w:t>לא</w:t>
      </w:r>
      <w:r>
        <w:rPr>
          <w:sz w:val="20"/>
          <w:szCs w:val="20"/>
        </w:rPr>
        <w:t xml:space="preserve"> </w:t>
      </w:r>
      <w:r>
        <w:rPr>
          <w:sz w:val="20"/>
          <w:szCs w:val="20"/>
          <w:rtl/>
          <w:lang w:bidi="he-IL"/>
        </w:rPr>
        <w:t>הבנתי</w:t>
      </w:r>
      <w:r>
        <w:rPr>
          <w:sz w:val="20"/>
          <w:szCs w:val="20"/>
        </w:rPr>
        <w:t xml:space="preserve"> - </w:t>
      </w:r>
      <w:r>
        <w:rPr>
          <w:sz w:val="20"/>
          <w:szCs w:val="20"/>
          <w:rtl/>
          <w:lang w:bidi="he-IL"/>
        </w:rPr>
        <w:t>זה</w:t>
      </w:r>
      <w:r>
        <w:rPr>
          <w:sz w:val="20"/>
          <w:szCs w:val="20"/>
        </w:rPr>
        <w:t xml:space="preserve"> </w:t>
      </w:r>
      <w:r>
        <w:rPr>
          <w:sz w:val="20"/>
          <w:szCs w:val="20"/>
          <w:rtl/>
          <w:lang w:bidi="he-IL"/>
        </w:rPr>
        <w:t>במשקפיים</w:t>
      </w:r>
      <w:r>
        <w:rPr>
          <w:sz w:val="20"/>
          <w:szCs w:val="20"/>
        </w:rPr>
        <w:t xml:space="preserve"> </w:t>
      </w:r>
      <w:r>
        <w:rPr>
          <w:sz w:val="20"/>
          <w:szCs w:val="20"/>
          <w:rtl/>
          <w:lang w:bidi="he-IL"/>
        </w:rPr>
        <w:t>או</w:t>
      </w:r>
      <w:r>
        <w:rPr>
          <w:sz w:val="20"/>
          <w:szCs w:val="20"/>
        </w:rPr>
        <w:t xml:space="preserve"> </w:t>
      </w:r>
      <w:r>
        <w:rPr>
          <w:sz w:val="20"/>
          <w:szCs w:val="20"/>
          <w:rtl/>
          <w:lang w:bidi="he-IL"/>
        </w:rPr>
        <w:t>בטלפון</w:t>
      </w:r>
      <w:r>
        <w:rPr>
          <w:sz w:val="20"/>
          <w:szCs w:val="20"/>
        </w:rPr>
        <w:t xml:space="preserve">? </w:t>
      </w:r>
    </w:p>
  </w:comment>
  <w:comment w:id="305" w:author="שרית פליציה אנאיס שפירו" w:date="2025-11-12T09:11:00Z" w:initials="SS">
    <w:p w14:paraId="665371F7" w14:textId="77777777" w:rsidR="004C5BCD" w:rsidRDefault="004C5BCD" w:rsidP="004C5BCD">
      <w:pPr>
        <w:jc w:val="left"/>
      </w:pPr>
      <w:r>
        <w:rPr>
          <w:rStyle w:val="CommentReference"/>
        </w:rPr>
        <w:annotationRef/>
      </w:r>
      <w:r>
        <w:rPr>
          <w:sz w:val="20"/>
          <w:szCs w:val="20"/>
          <w:rtl/>
          <w:lang w:bidi="he-IL"/>
        </w:rPr>
        <w:t>איך</w:t>
      </w:r>
      <w:r>
        <w:rPr>
          <w:sz w:val="20"/>
          <w:szCs w:val="20"/>
        </w:rPr>
        <w:t xml:space="preserve"> </w:t>
      </w:r>
      <w:r>
        <w:rPr>
          <w:sz w:val="20"/>
          <w:szCs w:val="20"/>
          <w:rtl/>
          <w:lang w:bidi="he-IL"/>
        </w:rPr>
        <w:t>היוזר</w:t>
      </w:r>
      <w:r>
        <w:rPr>
          <w:sz w:val="20"/>
          <w:szCs w:val="20"/>
        </w:rPr>
        <w:t xml:space="preserve"> </w:t>
      </w:r>
      <w:r>
        <w:rPr>
          <w:sz w:val="20"/>
          <w:szCs w:val="20"/>
          <w:rtl/>
          <w:lang w:bidi="he-IL"/>
        </w:rPr>
        <w:t>רואה</w:t>
      </w:r>
      <w:r>
        <w:rPr>
          <w:sz w:val="20"/>
          <w:szCs w:val="20"/>
        </w:rPr>
        <w:t xml:space="preserve"> </w:t>
      </w:r>
      <w:r>
        <w:rPr>
          <w:sz w:val="20"/>
          <w:szCs w:val="20"/>
          <w:rtl/>
          <w:lang w:bidi="he-IL"/>
        </w:rPr>
        <w:t>את</w:t>
      </w:r>
      <w:r>
        <w:rPr>
          <w:sz w:val="20"/>
          <w:szCs w:val="20"/>
        </w:rPr>
        <w:t xml:space="preserve"> </w:t>
      </w:r>
      <w:r>
        <w:rPr>
          <w:sz w:val="20"/>
          <w:szCs w:val="20"/>
          <w:rtl/>
          <w:lang w:bidi="he-IL"/>
        </w:rPr>
        <w:t>זה</w:t>
      </w:r>
      <w:r>
        <w:rPr>
          <w:sz w:val="20"/>
          <w:szCs w:val="20"/>
        </w:rPr>
        <w:t xml:space="preserve">? </w:t>
      </w:r>
    </w:p>
  </w:comment>
  <w:comment w:id="315" w:author="שרית פליציה אנאיס שפירו" w:date="2025-11-06T21:54:00Z" w:initials="SS">
    <w:p w14:paraId="6B7445FC" w14:textId="42BEE2CC" w:rsidR="00F95B5A" w:rsidRDefault="00F95B5A" w:rsidP="00F95B5A">
      <w:pPr>
        <w:jc w:val="left"/>
      </w:pPr>
      <w:r>
        <w:rPr>
          <w:rStyle w:val="CommentReference"/>
        </w:rPr>
        <w:annotationRef/>
      </w:r>
      <w:r>
        <w:rPr>
          <w:sz w:val="20"/>
          <w:szCs w:val="20"/>
        </w:rPr>
        <w:t>Not sure this is true anymore from 2017..</w:t>
      </w:r>
    </w:p>
  </w:comment>
  <w:comment w:id="334" w:author="שרית פליציה אנאיס שפירו" w:date="2025-11-06T21:58:00Z" w:initials="SS">
    <w:p w14:paraId="4C8C01A5" w14:textId="77777777" w:rsidR="00695C3D" w:rsidRDefault="00695C3D" w:rsidP="00695C3D">
      <w:pPr>
        <w:jc w:val="left"/>
      </w:pPr>
      <w:r>
        <w:rPr>
          <w:rStyle w:val="CommentReference"/>
        </w:rPr>
        <w:annotationRef/>
      </w:r>
      <w:r>
        <w:rPr>
          <w:sz w:val="20"/>
          <w:szCs w:val="20"/>
        </w:rPr>
        <w:t>In dimly lit conditions???</w:t>
      </w:r>
    </w:p>
  </w:comment>
  <w:comment w:id="335" w:author="שרית פליציה אנאיס שפירו" w:date="2025-11-06T21:58:00Z" w:initials="SS">
    <w:p w14:paraId="3A87B955" w14:textId="11B4946D" w:rsidR="00D161DC" w:rsidRDefault="00D161DC" w:rsidP="00D161DC">
      <w:pPr>
        <w:jc w:val="left"/>
      </w:pPr>
      <w:r>
        <w:rPr>
          <w:rStyle w:val="CommentReference"/>
        </w:rPr>
        <w:annotationRef/>
      </w:r>
      <w:r>
        <w:rPr>
          <w:sz w:val="20"/>
          <w:szCs w:val="20"/>
        </w:rPr>
        <w:t xml:space="preserve">Again - not clear is this at night time? </w:t>
      </w:r>
    </w:p>
  </w:comment>
  <w:comment w:id="365" w:author="שרית פליציה אנאיס שפירו" w:date="2025-11-09T12:40:00Z" w:initials="SS">
    <w:p w14:paraId="320224CA" w14:textId="77777777" w:rsidR="0037598D" w:rsidRDefault="0037598D" w:rsidP="0037598D">
      <w:pPr>
        <w:jc w:val="left"/>
      </w:pPr>
      <w:r>
        <w:rPr>
          <w:rStyle w:val="CommentReference"/>
        </w:rPr>
        <w:annotationRef/>
      </w:r>
      <w:r>
        <w:rPr>
          <w:sz w:val="20"/>
          <w:szCs w:val="20"/>
        </w:rPr>
        <w:t xml:space="preserve">This section before the night time </w:t>
      </w:r>
    </w:p>
  </w:comment>
  <w:comment w:id="367" w:author="שרית פליציה אנאיס שפירו" w:date="2025-11-12T20:25:00Z" w:initials="SS">
    <w:p w14:paraId="4DC360EF" w14:textId="77777777" w:rsidR="009D4517" w:rsidRDefault="009D4517" w:rsidP="009D4517">
      <w:pPr>
        <w:jc w:val="left"/>
      </w:pPr>
      <w:r>
        <w:rPr>
          <w:rStyle w:val="CommentReference"/>
        </w:rPr>
        <w:annotationRef/>
      </w:r>
      <w:r>
        <w:rPr>
          <w:sz w:val="20"/>
          <w:szCs w:val="20"/>
        </w:rPr>
        <w:t>This section is not clear</w:t>
      </w:r>
    </w:p>
  </w:comment>
  <w:comment w:id="376" w:author="שרית פליציה אנאיס שפירו" w:date="2025-11-12T20:15:00Z" w:initials="SS">
    <w:p w14:paraId="585AE884" w14:textId="77A9F73E" w:rsidR="0032240C" w:rsidRDefault="0032240C" w:rsidP="0032240C">
      <w:pPr>
        <w:jc w:val="left"/>
      </w:pPr>
      <w:r>
        <w:rPr>
          <w:rStyle w:val="CommentReference"/>
        </w:rPr>
        <w:annotationRef/>
      </w:r>
      <w:r>
        <w:rPr>
          <w:sz w:val="20"/>
          <w:szCs w:val="20"/>
        </w:rPr>
        <w:t>Find a review to cite - object detection in low light</w:t>
      </w:r>
    </w:p>
  </w:comment>
  <w:comment w:id="378" w:author="שרית פליציה אנאיס שפירו" w:date="2025-11-12T20:15:00Z" w:initials="SS">
    <w:p w14:paraId="0F47D43A" w14:textId="549E06D1" w:rsidR="0032240C" w:rsidRDefault="0032240C" w:rsidP="0032240C">
      <w:pPr>
        <w:jc w:val="left"/>
      </w:pPr>
      <w:r>
        <w:rPr>
          <w:rStyle w:val="CommentReference"/>
        </w:rPr>
        <w:annotationRef/>
      </w:r>
      <w:r>
        <w:rPr>
          <w:sz w:val="20"/>
          <w:szCs w:val="20"/>
        </w:rPr>
        <w:t>First describe the issue and why it’s a problem</w:t>
      </w:r>
    </w:p>
  </w:comment>
  <w:comment w:id="379" w:author="שרית פליציה אנאיס שפירו" w:date="2025-11-12T20:16:00Z" w:initials="SS">
    <w:p w14:paraId="222F806D" w14:textId="77777777" w:rsidR="0032240C" w:rsidRDefault="0032240C" w:rsidP="0032240C">
      <w:pPr>
        <w:jc w:val="left"/>
      </w:pPr>
      <w:r>
        <w:rPr>
          <w:rStyle w:val="CommentReference"/>
        </w:rPr>
        <w:annotationRef/>
      </w:r>
      <w:r>
        <w:rPr>
          <w:sz w:val="20"/>
          <w:szCs w:val="20"/>
        </w:rPr>
        <w:t xml:space="preserve">Ref? </w:t>
      </w:r>
    </w:p>
  </w:comment>
  <w:comment w:id="380" w:author="שרית פליציה אנאיס שפירו" w:date="2025-11-12T20:17:00Z" w:initials="SS">
    <w:p w14:paraId="102E585E" w14:textId="77777777" w:rsidR="0032240C" w:rsidRDefault="0032240C" w:rsidP="0032240C">
      <w:pPr>
        <w:jc w:val="left"/>
      </w:pPr>
      <w:r>
        <w:rPr>
          <w:rStyle w:val="CommentReference"/>
        </w:rPr>
        <w:annotationRef/>
      </w:r>
      <w:r>
        <w:rPr>
          <w:sz w:val="20"/>
          <w:szCs w:val="20"/>
        </w:rPr>
        <w:t>How?</w:t>
      </w:r>
    </w:p>
  </w:comment>
  <w:comment w:id="381" w:author="שרית פליציה אנאיס שפירו" w:date="2025-11-12T20:20:00Z" w:initials="SS">
    <w:p w14:paraId="6A3C5E3B" w14:textId="77777777" w:rsidR="0032240C" w:rsidRDefault="0032240C" w:rsidP="0032240C">
      <w:pPr>
        <w:jc w:val="left"/>
      </w:pPr>
      <w:r>
        <w:rPr>
          <w:rStyle w:val="CommentReference"/>
        </w:rPr>
        <w:annotationRef/>
      </w:r>
      <w:r>
        <w:rPr>
          <w:sz w:val="20"/>
          <w:szCs w:val="20"/>
        </w:rPr>
        <w:t xml:space="preserve">I don’t understand the take home from the paragraph it neither provides low level details about the previous approaches, nor high level summary of where we are with these algorithms and what’s missing. This needs more work. </w:t>
      </w:r>
    </w:p>
  </w:comment>
  <w:comment w:id="383" w:author="שרית פליציה אנאיס שפירו" w:date="2025-11-12T20:19:00Z" w:initials="SS">
    <w:p w14:paraId="2B87ECB6" w14:textId="0D311892" w:rsidR="0032240C" w:rsidRDefault="0032240C" w:rsidP="0032240C">
      <w:pPr>
        <w:jc w:val="left"/>
      </w:pPr>
      <w:r>
        <w:rPr>
          <w:rStyle w:val="CommentReference"/>
        </w:rPr>
        <w:annotationRef/>
      </w:r>
      <w:r>
        <w:rPr>
          <w:sz w:val="20"/>
          <w:szCs w:val="20"/>
        </w:rPr>
        <w:t>???</w:t>
      </w:r>
    </w:p>
  </w:comment>
  <w:comment w:id="384" w:author="שרית פליציה אנאיס שפירו" w:date="2025-11-12T20:22:00Z" w:initials="SS">
    <w:p w14:paraId="0DD7D62C" w14:textId="77777777" w:rsidR="00662EE4" w:rsidRDefault="00662EE4" w:rsidP="00662EE4">
      <w:pPr>
        <w:jc w:val="left"/>
      </w:pPr>
      <w:r>
        <w:rPr>
          <w:rStyle w:val="CommentReference"/>
        </w:rPr>
        <w:annotationRef/>
      </w:r>
      <w:r>
        <w:rPr>
          <w:sz w:val="20"/>
          <w:szCs w:val="20"/>
        </w:rPr>
        <w:t>What is this term? either we use it on all the manuscript or remove, I don’t understand because we are not just detecting edges but the whole object…</w:t>
      </w:r>
    </w:p>
  </w:comment>
  <w:comment w:id="393" w:author="שרית פליציה אנאיס שפירו" w:date="2025-11-12T20:22:00Z" w:initials="SS">
    <w:p w14:paraId="52B51F7E" w14:textId="77777777" w:rsidR="00662EE4" w:rsidRDefault="00662EE4" w:rsidP="00662EE4">
      <w:pPr>
        <w:jc w:val="left"/>
      </w:pPr>
      <w:r>
        <w:rPr>
          <w:rStyle w:val="CommentReference"/>
        </w:rPr>
        <w:annotationRef/>
      </w:r>
      <w:r>
        <w:rPr>
          <w:sz w:val="20"/>
          <w:szCs w:val="20"/>
        </w:rPr>
        <w:t>What? What does this mean?</w:t>
      </w:r>
    </w:p>
  </w:comment>
  <w:comment w:id="394" w:author="שרית פליציה אנאיס שפירו" w:date="2025-11-12T20:24:00Z" w:initials="SS">
    <w:p w14:paraId="5EABA085" w14:textId="77777777" w:rsidR="00127164" w:rsidRDefault="00127164" w:rsidP="00127164">
      <w:pPr>
        <w:jc w:val="left"/>
      </w:pPr>
      <w:r>
        <w:rPr>
          <w:rStyle w:val="CommentReference"/>
        </w:rPr>
        <w:annotationRef/>
      </w:r>
      <w:r>
        <w:rPr>
          <w:sz w:val="20"/>
          <w:szCs w:val="20"/>
        </w:rPr>
        <w:t>?</w:t>
      </w:r>
    </w:p>
  </w:comment>
  <w:comment w:id="395" w:author="שרית פליציה אנאיס שפירו" w:date="2025-11-12T20:26:00Z" w:initials="SS">
    <w:p w14:paraId="44CA11DE" w14:textId="77777777" w:rsidR="00C30C6F" w:rsidRDefault="00C30C6F" w:rsidP="00C30C6F">
      <w:pPr>
        <w:jc w:val="left"/>
      </w:pPr>
      <w:r>
        <w:rPr>
          <w:rStyle w:val="CommentReference"/>
        </w:rPr>
        <w:annotationRef/>
      </w:r>
      <w:r>
        <w:rPr>
          <w:sz w:val="20"/>
          <w:szCs w:val="20"/>
        </w:rPr>
        <w:t>This paragraph is great and I think it should move to the intro to explain what we did</w:t>
      </w:r>
    </w:p>
  </w:comment>
  <w:comment w:id="413" w:author="שרית פליציה אנאיס שפירו" w:date="2025-11-13T07:56:00Z" w:initials="SS">
    <w:p w14:paraId="494B8F8B" w14:textId="77777777" w:rsidR="00C13ACC" w:rsidRDefault="00C13ACC" w:rsidP="00C13ACC">
      <w:pPr>
        <w:jc w:val="left"/>
      </w:pPr>
      <w:r>
        <w:rPr>
          <w:rStyle w:val="CommentReference"/>
        </w:rPr>
        <w:annotationRef/>
      </w:r>
      <w:r>
        <w:rPr>
          <w:sz w:val="20"/>
          <w:szCs w:val="20"/>
        </w:rPr>
        <w:t>I read until here</w:t>
      </w:r>
    </w:p>
    <w:p w14:paraId="7F6E932B" w14:textId="77777777" w:rsidR="00C13ACC" w:rsidRDefault="00C13ACC" w:rsidP="00C13ACC">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C55CA9" w15:done="0"/>
  <w15:commentEx w15:paraId="0B15AD05" w15:done="0"/>
  <w15:commentEx w15:paraId="43503BD5" w15:done="0"/>
  <w15:commentEx w15:paraId="7CC4380A" w15:done="0"/>
  <w15:commentEx w15:paraId="3CFBB292" w15:done="0"/>
  <w15:commentEx w15:paraId="7ECA0291" w15:done="0"/>
  <w15:commentEx w15:paraId="18B1A465" w15:done="0"/>
  <w15:commentEx w15:paraId="31BEE197" w15:done="0"/>
  <w15:commentEx w15:paraId="591DECFF" w15:done="0"/>
  <w15:commentEx w15:paraId="50327B01" w15:done="0"/>
  <w15:commentEx w15:paraId="5C2F53DE" w15:paraIdParent="50327B01" w15:done="0"/>
  <w15:commentEx w15:paraId="3D74D2FB" w15:done="0"/>
  <w15:commentEx w15:paraId="75835808" w15:done="0"/>
  <w15:commentEx w15:paraId="79B007CD" w15:done="0"/>
  <w15:commentEx w15:paraId="66E7FC38" w15:done="0"/>
  <w15:commentEx w15:paraId="06F8310A" w15:done="0"/>
  <w15:commentEx w15:paraId="18A43F0E" w15:done="0"/>
  <w15:commentEx w15:paraId="651EFEE1" w15:done="0"/>
  <w15:commentEx w15:paraId="3EAB42BC" w15:done="0"/>
  <w15:commentEx w15:paraId="3FDBCCEA" w15:done="0"/>
  <w15:commentEx w15:paraId="6806832B" w15:done="0"/>
  <w15:commentEx w15:paraId="319F9982" w15:done="0"/>
  <w15:commentEx w15:paraId="0DF6042A" w15:done="0"/>
  <w15:commentEx w15:paraId="0C5105E9" w15:done="0"/>
  <w15:commentEx w15:paraId="25C1273D" w15:done="0"/>
  <w15:commentEx w15:paraId="22BC44C9" w15:done="0"/>
  <w15:commentEx w15:paraId="6D32FAEE" w15:done="0"/>
  <w15:commentEx w15:paraId="1827C68C" w15:paraIdParent="6D32FAEE" w15:done="0"/>
  <w15:commentEx w15:paraId="2761383D" w15:paraIdParent="6D32FAEE" w15:done="0"/>
  <w15:commentEx w15:paraId="50CCB933" w15:done="0"/>
  <w15:commentEx w15:paraId="5DC76FE3" w15:done="0"/>
  <w15:commentEx w15:paraId="4E5C2564" w15:done="0"/>
  <w15:commentEx w15:paraId="0B129233" w15:done="0"/>
  <w15:commentEx w15:paraId="149B2B2A" w15:done="0"/>
  <w15:commentEx w15:paraId="08022533" w15:done="0"/>
  <w15:commentEx w15:paraId="4AE418CC" w15:paraIdParent="08022533" w15:done="0"/>
  <w15:commentEx w15:paraId="2C00CF12" w15:done="0"/>
  <w15:commentEx w15:paraId="692A4F45" w15:done="0"/>
  <w15:commentEx w15:paraId="6DF7A328" w15:done="0"/>
  <w15:commentEx w15:paraId="3630707D" w15:done="0"/>
  <w15:commentEx w15:paraId="57455A74" w15:done="0"/>
  <w15:commentEx w15:paraId="72E5CDC0" w15:done="0"/>
  <w15:commentEx w15:paraId="665371F7" w15:paraIdParent="72E5CDC0" w15:done="0"/>
  <w15:commentEx w15:paraId="6B7445FC" w15:done="0"/>
  <w15:commentEx w15:paraId="4C8C01A5" w15:done="0"/>
  <w15:commentEx w15:paraId="3A87B955" w15:done="0"/>
  <w15:commentEx w15:paraId="320224CA" w15:done="0"/>
  <w15:commentEx w15:paraId="4DC360EF" w15:done="0"/>
  <w15:commentEx w15:paraId="585AE884" w15:done="0"/>
  <w15:commentEx w15:paraId="0F47D43A" w15:done="0"/>
  <w15:commentEx w15:paraId="222F806D" w15:done="0"/>
  <w15:commentEx w15:paraId="102E585E" w15:done="0"/>
  <w15:commentEx w15:paraId="6A3C5E3B" w15:done="0"/>
  <w15:commentEx w15:paraId="2B87ECB6" w15:done="0"/>
  <w15:commentEx w15:paraId="0DD7D62C" w15:paraIdParent="2B87ECB6" w15:done="0"/>
  <w15:commentEx w15:paraId="52B51F7E" w15:done="0"/>
  <w15:commentEx w15:paraId="5EABA085" w15:done="0"/>
  <w15:commentEx w15:paraId="44CA11DE" w15:done="0"/>
  <w15:commentEx w15:paraId="7F6E93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64ABC87" w16cex:dateUtc="2025-11-12T06:24:00Z"/>
  <w16cex:commentExtensible w16cex:durableId="2DE6CF12" w16cex:dateUtc="2025-11-04T13:47:00Z"/>
  <w16cex:commentExtensible w16cex:durableId="42110E9F" w16cex:dateUtc="2025-11-04T13:49:00Z"/>
  <w16cex:commentExtensible w16cex:durableId="44CC8F72" w16cex:dateUtc="2025-11-12T06:26:00Z"/>
  <w16cex:commentExtensible w16cex:durableId="38B61743" w16cex:dateUtc="2025-11-04T13:51:00Z"/>
  <w16cex:commentExtensible w16cex:durableId="249822E2" w16cex:dateUtc="2025-11-04T13:53:00Z"/>
  <w16cex:commentExtensible w16cex:durableId="054D5414" w16cex:dateUtc="2025-11-04T13:55:00Z"/>
  <w16cex:commentExtensible w16cex:durableId="3208C103" w16cex:dateUtc="2025-11-12T06:28:00Z"/>
  <w16cex:commentExtensible w16cex:durableId="08C9D7CE" w16cex:dateUtc="2025-11-04T13:57:00Z"/>
  <w16cex:commentExtensible w16cex:durableId="2DF09783" w16cex:dateUtc="2025-11-09T16:02:00Z"/>
  <w16cex:commentExtensible w16cex:durableId="00F3FBA2" w16cex:dateUtc="2025-11-09T16:03:00Z"/>
  <w16cex:commentExtensible w16cex:durableId="5C69B908" w16cex:dateUtc="2025-11-09T15:59:00Z"/>
  <w16cex:commentExtensible w16cex:durableId="2C3503BF" w16cex:dateUtc="2025-11-06T20:35:00Z"/>
  <w16cex:commentExtensible w16cex:durableId="2847A684" w16cex:dateUtc="2025-11-09T15:56:00Z"/>
  <w16cex:commentExtensible w16cex:durableId="103A2E62" w16cex:dateUtc="2025-11-06T20:36:00Z"/>
  <w16cex:commentExtensible w16cex:durableId="2583711B" w16cex:dateUtc="2025-11-09T15:56:00Z"/>
  <w16cex:commentExtensible w16cex:durableId="232DAA64" w16cex:dateUtc="2025-11-06T20:36:00Z"/>
  <w16cex:commentExtensible w16cex:durableId="26B5763F" w16cex:dateUtc="2025-11-12T06:33:00Z"/>
  <w16cex:commentExtensible w16cex:durableId="70A2EAD6" w16cex:dateUtc="2025-11-09T10:51:00Z"/>
  <w16cex:commentExtensible w16cex:durableId="3D2306C0" w16cex:dateUtc="2025-11-12T06:36:00Z"/>
  <w16cex:commentExtensible w16cex:durableId="0EC3FA9F" w16cex:dateUtc="2025-11-09T10:53:00Z"/>
  <w16cex:commentExtensible w16cex:durableId="0208FB1C" w16cex:dateUtc="2025-11-09T10:54:00Z"/>
  <w16cex:commentExtensible w16cex:durableId="2AEF9EE2" w16cex:dateUtc="2025-11-12T06:42:00Z"/>
  <w16cex:commentExtensible w16cex:durableId="7982D420" w16cex:dateUtc="2025-11-09T10:53:00Z"/>
  <w16cex:commentExtensible w16cex:durableId="391FBCE3" w16cex:dateUtc="2025-11-09T10:54:00Z"/>
  <w16cex:commentExtensible w16cex:durableId="503B53D9" w16cex:dateUtc="2025-11-06T20:37:00Z"/>
  <w16cex:commentExtensible w16cex:durableId="1114E3C9" w16cex:dateUtc="2025-11-09T09:36:00Z"/>
  <w16cex:commentExtensible w16cex:durableId="26578968" w16cex:dateUtc="2025-11-09T09:37:00Z"/>
  <w16cex:commentExtensible w16cex:durableId="5C72F687" w16cex:dateUtc="2025-11-09T09:40:00Z"/>
  <w16cex:commentExtensible w16cex:durableId="2F0C2AD9" w16cex:dateUtc="2025-11-06T20:40:00Z"/>
  <w16cex:commentExtensible w16cex:durableId="3F3BA32D" w16cex:dateUtc="2025-11-06T20:44:00Z"/>
  <w16cex:commentExtensible w16cex:durableId="3E46CAF9" w16cex:dateUtc="2025-11-06T20:46:00Z"/>
  <w16cex:commentExtensible w16cex:durableId="459364E5" w16cex:dateUtc="2025-11-12T06:46:00Z"/>
  <w16cex:commentExtensible w16cex:durableId="5E7537AB" w16cex:dateUtc="2025-11-06T20:47:00Z"/>
  <w16cex:commentExtensible w16cex:durableId="62F35C76" w16cex:dateUtc="2025-11-09T09:26:00Z"/>
  <w16cex:commentExtensible w16cex:durableId="7F742C5F" w16cex:dateUtc="2025-11-09T09:27:00Z"/>
  <w16cex:commentExtensible w16cex:durableId="53EB6D7F" w16cex:dateUtc="2025-11-06T20:49:00Z"/>
  <w16cex:commentExtensible w16cex:durableId="598D209B" w16cex:dateUtc="2025-11-06T20:49:00Z"/>
  <w16cex:commentExtensible w16cex:durableId="3A18C45C" w16cex:dateUtc="2025-11-12T06:49:00Z"/>
  <w16cex:commentExtensible w16cex:durableId="3620BC9B" w16cex:dateUtc="2025-11-06T20:52:00Z"/>
  <w16cex:commentExtensible w16cex:durableId="0760177C" w16cex:dateUtc="2025-11-06T20:53:00Z"/>
  <w16cex:commentExtensible w16cex:durableId="06F139BF" w16cex:dateUtc="2025-11-12T07:11:00Z"/>
  <w16cex:commentExtensible w16cex:durableId="6F1F6800" w16cex:dateUtc="2025-11-12T07:11:00Z"/>
  <w16cex:commentExtensible w16cex:durableId="2F150024" w16cex:dateUtc="2025-11-06T20:54:00Z"/>
  <w16cex:commentExtensible w16cex:durableId="35AA9406" w16cex:dateUtc="2025-11-06T20:58:00Z"/>
  <w16cex:commentExtensible w16cex:durableId="41A47212" w16cex:dateUtc="2025-11-06T20:58:00Z"/>
  <w16cex:commentExtensible w16cex:durableId="4E162356" w16cex:dateUtc="2025-11-09T10:40:00Z"/>
  <w16cex:commentExtensible w16cex:durableId="2BF38919" w16cex:dateUtc="2025-11-12T18:25:00Z"/>
  <w16cex:commentExtensible w16cex:durableId="63E8CB07" w16cex:dateUtc="2025-11-12T18:15:00Z"/>
  <w16cex:commentExtensible w16cex:durableId="17956EFE" w16cex:dateUtc="2025-11-12T18:15:00Z"/>
  <w16cex:commentExtensible w16cex:durableId="11AF2F32" w16cex:dateUtc="2025-11-12T18:16:00Z"/>
  <w16cex:commentExtensible w16cex:durableId="226ECB9D" w16cex:dateUtc="2025-11-12T18:17:00Z"/>
  <w16cex:commentExtensible w16cex:durableId="7B094693" w16cex:dateUtc="2025-11-12T18:20:00Z"/>
  <w16cex:commentExtensible w16cex:durableId="5D6A87B0" w16cex:dateUtc="2025-11-12T18:19:00Z"/>
  <w16cex:commentExtensible w16cex:durableId="14CE8104" w16cex:dateUtc="2025-11-12T18:22:00Z"/>
  <w16cex:commentExtensible w16cex:durableId="67795318" w16cex:dateUtc="2025-11-12T18:22:00Z"/>
  <w16cex:commentExtensible w16cex:durableId="76F9E7CF" w16cex:dateUtc="2025-11-12T18:24:00Z"/>
  <w16cex:commentExtensible w16cex:durableId="1ED14E99" w16cex:dateUtc="2025-11-12T18:26:00Z"/>
  <w16cex:commentExtensible w16cex:durableId="5759B709" w16cex:dateUtc="2025-11-13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C55CA9" w16cid:durableId="364ABC87"/>
  <w16cid:commentId w16cid:paraId="0B15AD05" w16cid:durableId="2DE6CF12"/>
  <w16cid:commentId w16cid:paraId="43503BD5" w16cid:durableId="42110E9F"/>
  <w16cid:commentId w16cid:paraId="7CC4380A" w16cid:durableId="44CC8F72"/>
  <w16cid:commentId w16cid:paraId="3CFBB292" w16cid:durableId="38B61743"/>
  <w16cid:commentId w16cid:paraId="7ECA0291" w16cid:durableId="249822E2"/>
  <w16cid:commentId w16cid:paraId="18B1A465" w16cid:durableId="054D5414"/>
  <w16cid:commentId w16cid:paraId="31BEE197" w16cid:durableId="3208C103"/>
  <w16cid:commentId w16cid:paraId="591DECFF" w16cid:durableId="08C9D7CE"/>
  <w16cid:commentId w16cid:paraId="50327B01" w16cid:durableId="2DF09783"/>
  <w16cid:commentId w16cid:paraId="5C2F53DE" w16cid:durableId="00F3FBA2"/>
  <w16cid:commentId w16cid:paraId="3D74D2FB" w16cid:durableId="5C69B908"/>
  <w16cid:commentId w16cid:paraId="75835808" w16cid:durableId="2C3503BF"/>
  <w16cid:commentId w16cid:paraId="79B007CD" w16cid:durableId="2847A684"/>
  <w16cid:commentId w16cid:paraId="66E7FC38" w16cid:durableId="103A2E62"/>
  <w16cid:commentId w16cid:paraId="06F8310A" w16cid:durableId="2583711B"/>
  <w16cid:commentId w16cid:paraId="18A43F0E" w16cid:durableId="232DAA64"/>
  <w16cid:commentId w16cid:paraId="651EFEE1" w16cid:durableId="26B5763F"/>
  <w16cid:commentId w16cid:paraId="3EAB42BC" w16cid:durableId="70A2EAD6"/>
  <w16cid:commentId w16cid:paraId="3FDBCCEA" w16cid:durableId="3D2306C0"/>
  <w16cid:commentId w16cid:paraId="6806832B" w16cid:durableId="0EC3FA9F"/>
  <w16cid:commentId w16cid:paraId="319F9982" w16cid:durableId="0208FB1C"/>
  <w16cid:commentId w16cid:paraId="0DF6042A" w16cid:durableId="2AEF9EE2"/>
  <w16cid:commentId w16cid:paraId="0C5105E9" w16cid:durableId="7982D420"/>
  <w16cid:commentId w16cid:paraId="25C1273D" w16cid:durableId="391FBCE3"/>
  <w16cid:commentId w16cid:paraId="22BC44C9" w16cid:durableId="503B53D9"/>
  <w16cid:commentId w16cid:paraId="6D32FAEE" w16cid:durableId="1114E3C9"/>
  <w16cid:commentId w16cid:paraId="1827C68C" w16cid:durableId="26578968"/>
  <w16cid:commentId w16cid:paraId="2761383D" w16cid:durableId="5C72F687"/>
  <w16cid:commentId w16cid:paraId="50CCB933" w16cid:durableId="2F0C2AD9"/>
  <w16cid:commentId w16cid:paraId="5DC76FE3" w16cid:durableId="3F3BA32D"/>
  <w16cid:commentId w16cid:paraId="4E5C2564" w16cid:durableId="3E46CAF9"/>
  <w16cid:commentId w16cid:paraId="0B129233" w16cid:durableId="459364E5"/>
  <w16cid:commentId w16cid:paraId="149B2B2A" w16cid:durableId="5E7537AB"/>
  <w16cid:commentId w16cid:paraId="08022533" w16cid:durableId="62F35C76"/>
  <w16cid:commentId w16cid:paraId="4AE418CC" w16cid:durableId="7F742C5F"/>
  <w16cid:commentId w16cid:paraId="2C00CF12" w16cid:durableId="53EB6D7F"/>
  <w16cid:commentId w16cid:paraId="692A4F45" w16cid:durableId="598D209B"/>
  <w16cid:commentId w16cid:paraId="6DF7A328" w16cid:durableId="3A18C45C"/>
  <w16cid:commentId w16cid:paraId="3630707D" w16cid:durableId="3620BC9B"/>
  <w16cid:commentId w16cid:paraId="57455A74" w16cid:durableId="0760177C"/>
  <w16cid:commentId w16cid:paraId="72E5CDC0" w16cid:durableId="06F139BF"/>
  <w16cid:commentId w16cid:paraId="665371F7" w16cid:durableId="6F1F6800"/>
  <w16cid:commentId w16cid:paraId="6B7445FC" w16cid:durableId="2F150024"/>
  <w16cid:commentId w16cid:paraId="4C8C01A5" w16cid:durableId="35AA9406"/>
  <w16cid:commentId w16cid:paraId="3A87B955" w16cid:durableId="41A47212"/>
  <w16cid:commentId w16cid:paraId="320224CA" w16cid:durableId="4E162356"/>
  <w16cid:commentId w16cid:paraId="4DC360EF" w16cid:durableId="2BF38919"/>
  <w16cid:commentId w16cid:paraId="585AE884" w16cid:durableId="63E8CB07"/>
  <w16cid:commentId w16cid:paraId="0F47D43A" w16cid:durableId="17956EFE"/>
  <w16cid:commentId w16cid:paraId="222F806D" w16cid:durableId="11AF2F32"/>
  <w16cid:commentId w16cid:paraId="102E585E" w16cid:durableId="226ECB9D"/>
  <w16cid:commentId w16cid:paraId="6A3C5E3B" w16cid:durableId="7B094693"/>
  <w16cid:commentId w16cid:paraId="2B87ECB6" w16cid:durableId="5D6A87B0"/>
  <w16cid:commentId w16cid:paraId="0DD7D62C" w16cid:durableId="14CE8104"/>
  <w16cid:commentId w16cid:paraId="52B51F7E" w16cid:durableId="67795318"/>
  <w16cid:commentId w16cid:paraId="5EABA085" w16cid:durableId="76F9E7CF"/>
  <w16cid:commentId w16cid:paraId="44CA11DE" w16cid:durableId="1ED14E99"/>
  <w16cid:commentId w16cid:paraId="7F6E932B" w16cid:durableId="5759B7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25392A"/>
    <w:multiLevelType w:val="multilevel"/>
    <w:tmpl w:val="6DCE1832"/>
    <w:lvl w:ilvl="0">
      <w:start w:val="1"/>
      <w:numFmt w:val="decimal"/>
      <w:pStyle w:val="Heading1"/>
      <w:lvlText w:val="%1"/>
      <w:lvlJc w:val="left"/>
      <w:pPr>
        <w:ind w:left="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num w:numId="1" w16cid:durableId="16253821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שרית פליציה אנאיס שפירו">
    <w15:presenceInfo w15:providerId="AD" w15:userId="S::sszpiro@univ.haifa.ac.il::28dc6b34-4f12-47d1-9022-5fe694fe64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68"/>
    <w:rsid w:val="00057687"/>
    <w:rsid w:val="000B06A1"/>
    <w:rsid w:val="000E5845"/>
    <w:rsid w:val="000F580A"/>
    <w:rsid w:val="00116441"/>
    <w:rsid w:val="00127164"/>
    <w:rsid w:val="00186CD8"/>
    <w:rsid w:val="001D25A1"/>
    <w:rsid w:val="00211381"/>
    <w:rsid w:val="0032240C"/>
    <w:rsid w:val="00355644"/>
    <w:rsid w:val="0037598D"/>
    <w:rsid w:val="003A5089"/>
    <w:rsid w:val="003B35CC"/>
    <w:rsid w:val="003B3F60"/>
    <w:rsid w:val="0040517F"/>
    <w:rsid w:val="00421721"/>
    <w:rsid w:val="004237EC"/>
    <w:rsid w:val="004410F5"/>
    <w:rsid w:val="00462E76"/>
    <w:rsid w:val="00465E0B"/>
    <w:rsid w:val="0048501F"/>
    <w:rsid w:val="004A1796"/>
    <w:rsid w:val="004C5BCD"/>
    <w:rsid w:val="005251B5"/>
    <w:rsid w:val="00552EB4"/>
    <w:rsid w:val="005B07E1"/>
    <w:rsid w:val="005E128C"/>
    <w:rsid w:val="005E3641"/>
    <w:rsid w:val="00626ADA"/>
    <w:rsid w:val="006323EF"/>
    <w:rsid w:val="00662EE4"/>
    <w:rsid w:val="00680A82"/>
    <w:rsid w:val="00681DB6"/>
    <w:rsid w:val="00695C3D"/>
    <w:rsid w:val="006E26AE"/>
    <w:rsid w:val="00703C50"/>
    <w:rsid w:val="00772A9C"/>
    <w:rsid w:val="0084415A"/>
    <w:rsid w:val="0086757D"/>
    <w:rsid w:val="00894368"/>
    <w:rsid w:val="00910E05"/>
    <w:rsid w:val="009166CE"/>
    <w:rsid w:val="009D4517"/>
    <w:rsid w:val="00A14766"/>
    <w:rsid w:val="00A626AF"/>
    <w:rsid w:val="00A62DF6"/>
    <w:rsid w:val="00AB5F38"/>
    <w:rsid w:val="00AF7B6F"/>
    <w:rsid w:val="00B32388"/>
    <w:rsid w:val="00B40643"/>
    <w:rsid w:val="00B756F2"/>
    <w:rsid w:val="00BD2741"/>
    <w:rsid w:val="00C13ACC"/>
    <w:rsid w:val="00C30C6F"/>
    <w:rsid w:val="00CF5EC3"/>
    <w:rsid w:val="00D161DC"/>
    <w:rsid w:val="00D22D03"/>
    <w:rsid w:val="00D41576"/>
    <w:rsid w:val="00D430FA"/>
    <w:rsid w:val="00D64B5D"/>
    <w:rsid w:val="00E05A76"/>
    <w:rsid w:val="00E335E8"/>
    <w:rsid w:val="00E35389"/>
    <w:rsid w:val="00E62E4F"/>
    <w:rsid w:val="00ED3982"/>
    <w:rsid w:val="00ED7CFC"/>
    <w:rsid w:val="00F073DC"/>
    <w:rsid w:val="00F432E9"/>
    <w:rsid w:val="00F910FD"/>
    <w:rsid w:val="00F95B5A"/>
    <w:rsid w:val="00FA64A2"/>
    <w:rsid w:val="00FE5457"/>
    <w:rsid w:val="00FF70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2991618"/>
  <w15:docId w15:val="{3695A305-F16E-1F4B-ACF1-608ABF77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30" w:lineRule="auto"/>
      <w:ind w:left="261" w:right="251"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numPr>
        <w:numId w:val="1"/>
      </w:numPr>
      <w:spacing w:after="57" w:line="259" w:lineRule="auto"/>
      <w:ind w:left="14" w:hanging="10"/>
      <w:outlineLvl w:val="0"/>
    </w:pPr>
    <w:rPr>
      <w:rFonts w:ascii="Calibri" w:eastAsia="Calibri" w:hAnsi="Calibri" w:cs="Calibri"/>
      <w:b/>
      <w:color w:val="000000"/>
      <w:sz w:val="14"/>
    </w:rPr>
  </w:style>
  <w:style w:type="paragraph" w:styleId="Heading2">
    <w:name w:val="heading 2"/>
    <w:next w:val="Normal"/>
    <w:link w:val="Heading2Char"/>
    <w:uiPriority w:val="9"/>
    <w:unhideWhenUsed/>
    <w:qFormat/>
    <w:pPr>
      <w:keepNext/>
      <w:keepLines/>
      <w:numPr>
        <w:ilvl w:val="1"/>
        <w:numId w:val="1"/>
      </w:numPr>
      <w:spacing w:after="43" w:line="259" w:lineRule="auto"/>
      <w:ind w:left="10" w:hanging="10"/>
      <w:outlineLvl w:val="1"/>
    </w:pPr>
    <w:rPr>
      <w:rFonts w:ascii="Calibri" w:eastAsia="Calibri" w:hAnsi="Calibri" w:cs="Calibri"/>
      <w:b/>
      <w:color w:val="000000"/>
      <w:sz w:val="18"/>
    </w:rPr>
  </w:style>
  <w:style w:type="paragraph" w:styleId="Heading3">
    <w:name w:val="heading 3"/>
    <w:next w:val="Normal"/>
    <w:link w:val="Heading3Char"/>
    <w:uiPriority w:val="9"/>
    <w:unhideWhenUsed/>
    <w:qFormat/>
    <w:pPr>
      <w:keepNext/>
      <w:keepLines/>
      <w:spacing w:after="344" w:line="259" w:lineRule="auto"/>
      <w:ind w:right="467"/>
      <w:jc w:val="center"/>
      <w:outlineLvl w:val="2"/>
    </w:pPr>
    <w:rPr>
      <w:rFonts w:ascii="Arial" w:eastAsia="Arial" w:hAnsi="Arial" w:cs="Arial"/>
      <w:b/>
      <w:color w:val="000000"/>
      <w:sz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10"/>
    </w:rPr>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000000"/>
      <w:sz w:val="1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E05A76"/>
    <w:pPr>
      <w:spacing w:after="0" w:line="240" w:lineRule="auto"/>
    </w:pPr>
    <w:rPr>
      <w:rFonts w:ascii="Calibri" w:eastAsia="Calibri" w:hAnsi="Calibri" w:cs="Calibri"/>
      <w:color w:val="000000"/>
      <w:sz w:val="18"/>
    </w:rPr>
  </w:style>
  <w:style w:type="character" w:styleId="CommentReference">
    <w:name w:val="annotation reference"/>
    <w:basedOn w:val="DefaultParagraphFont"/>
    <w:uiPriority w:val="99"/>
    <w:semiHidden/>
    <w:unhideWhenUsed/>
    <w:rsid w:val="00F432E9"/>
    <w:rPr>
      <w:sz w:val="16"/>
      <w:szCs w:val="16"/>
    </w:rPr>
  </w:style>
  <w:style w:type="paragraph" w:styleId="CommentText">
    <w:name w:val="annotation text"/>
    <w:basedOn w:val="Normal"/>
    <w:link w:val="CommentTextChar"/>
    <w:uiPriority w:val="99"/>
    <w:semiHidden/>
    <w:unhideWhenUsed/>
    <w:rsid w:val="00F432E9"/>
    <w:pPr>
      <w:spacing w:line="240" w:lineRule="auto"/>
    </w:pPr>
    <w:rPr>
      <w:sz w:val="20"/>
      <w:szCs w:val="20"/>
    </w:rPr>
  </w:style>
  <w:style w:type="character" w:customStyle="1" w:styleId="CommentTextChar">
    <w:name w:val="Comment Text Char"/>
    <w:basedOn w:val="DefaultParagraphFont"/>
    <w:link w:val="CommentText"/>
    <w:uiPriority w:val="99"/>
    <w:semiHidden/>
    <w:rsid w:val="00F432E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432E9"/>
    <w:rPr>
      <w:b/>
      <w:bCs/>
    </w:rPr>
  </w:style>
  <w:style w:type="character" w:customStyle="1" w:styleId="CommentSubjectChar">
    <w:name w:val="Comment Subject Char"/>
    <w:basedOn w:val="CommentTextChar"/>
    <w:link w:val="CommentSubject"/>
    <w:uiPriority w:val="99"/>
    <w:semiHidden/>
    <w:rsid w:val="00F432E9"/>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yperlink" Target="https://doi.org/10.1007/s10384-024-01068-0" TargetMode="External"/><Relationship Id="rId21" Type="http://schemas.openxmlformats.org/officeDocument/2006/relationships/hyperlink" Target="https://dl.acm.org/doi/10.1145/3706598.3714284" TargetMode="External"/><Relationship Id="rId42" Type="http://schemas.openxmlformats.org/officeDocument/2006/relationships/hyperlink" Target="https://doi.org/10.48550/arXiv.2107.14382" TargetMode="External"/><Relationship Id="rId63" Type="http://schemas.openxmlformats.org/officeDocument/2006/relationships/hyperlink" Target="https://doi.org/10.13140/RG.2.2.20339.50725" TargetMode="External"/><Relationship Id="rId84" Type="http://schemas.openxmlformats.org/officeDocument/2006/relationships/hyperlink" Target="https://services.igi-global.com/resolvedoi/resolve.aspx?doi=10.4018/ijesma.2014100104" TargetMode="External"/><Relationship Id="rId138" Type="http://schemas.openxmlformats.org/officeDocument/2006/relationships/hyperlink" Target="https://doi.org/10.1145/2971648.2971723" TargetMode="External"/><Relationship Id="rId159" Type="http://schemas.openxmlformats.org/officeDocument/2006/relationships/hyperlink" Target="https://doi.org/10.1145/3414839" TargetMode="External"/><Relationship Id="rId170" Type="http://schemas.openxmlformats.org/officeDocument/2006/relationships/hyperlink" Target="https://doi.org/10.1007/s11554-024-01532-7" TargetMode="External"/><Relationship Id="rId107" Type="http://schemas.openxmlformats.org/officeDocument/2006/relationships/hyperlink" Target="https://doi.org/10.1109/tvcg.2025.3549542" TargetMode="External"/><Relationship Id="rId11" Type="http://schemas.openxmlformats.org/officeDocument/2006/relationships/image" Target="media/image3.jpg"/><Relationship Id="rId32" Type="http://schemas.openxmlformats.org/officeDocument/2006/relationships/hyperlink" Target="https://doi.org/10.1201/9781498710411-35" TargetMode="External"/><Relationship Id="rId53" Type="http://schemas.openxmlformats.org/officeDocument/2006/relationships/hyperlink" Target="https://dl.acm.org/doi/10.1145/3491102.3501951" TargetMode="External"/><Relationship Id="rId74" Type="http://schemas.openxmlformats.org/officeDocument/2006/relationships/hyperlink" Target="http://link.springer.com/10.1007/s10384-018-00644-5" TargetMode="External"/><Relationship Id="rId128" Type="http://schemas.openxmlformats.org/officeDocument/2006/relationships/hyperlink" Target="https://dl.acm.org/doi/10.1145/3411764.3445327" TargetMode="External"/><Relationship Id="rId149" Type="http://schemas.openxmlformats.org/officeDocument/2006/relationships/hyperlink" Target="http://iovs.arvojournals.org/article.aspx?doi=10.1167/iovs.14-16311" TargetMode="External"/><Relationship Id="rId5" Type="http://schemas.openxmlformats.org/officeDocument/2006/relationships/image" Target="media/image1.jpg"/><Relationship Id="rId95" Type="http://schemas.openxmlformats.org/officeDocument/2006/relationships/hyperlink" Target="https://doi.org/10.1117/12.2281001" TargetMode="External"/><Relationship Id="rId160" Type="http://schemas.openxmlformats.org/officeDocument/2006/relationships/hyperlink" Target="https://doi.org/10.1145/3414839" TargetMode="External"/><Relationship Id="rId22" Type="http://schemas.openxmlformats.org/officeDocument/2006/relationships/hyperlink" Target="https://doi.org/10.1364/oe.23.005117" TargetMode="External"/><Relationship Id="rId43" Type="http://schemas.openxmlformats.org/officeDocument/2006/relationships/hyperlink" Target="https://doi.org/10.48550/arXiv.2107.14382" TargetMode="External"/><Relationship Id="rId64" Type="http://schemas.openxmlformats.org/officeDocument/2006/relationships/hyperlink" Target="https://rgdoi.net/10.13140/RG.2.2.20339.50725" TargetMode="External"/><Relationship Id="rId118" Type="http://schemas.openxmlformats.org/officeDocument/2006/relationships/hyperlink" Target="https://doi.org/10.1007/s10384-024-01068-0" TargetMode="External"/><Relationship Id="rId139" Type="http://schemas.openxmlformats.org/officeDocument/2006/relationships/hyperlink" Target="https://dl.acm.org/doi/10.1145/2971648.2971723" TargetMode="External"/><Relationship Id="rId85" Type="http://schemas.openxmlformats.org/officeDocument/2006/relationships/hyperlink" Target="https://doi.org/10.1016/j.eswa.2022.118720" TargetMode="External"/><Relationship Id="rId150" Type="http://schemas.openxmlformats.org/officeDocument/2006/relationships/hyperlink" Target="https://doi.org/10.1097/00006324-200211000-00009" TargetMode="External"/><Relationship Id="rId171" Type="http://schemas.openxmlformats.org/officeDocument/2006/relationships/hyperlink" Target="https://link.springer.com/10.1007/s11554-024-01532-7" TargetMode="External"/><Relationship Id="rId12" Type="http://schemas.openxmlformats.org/officeDocument/2006/relationships/image" Target="media/image4.png"/><Relationship Id="rId33" Type="http://schemas.openxmlformats.org/officeDocument/2006/relationships/hyperlink" Target="https://doi.org/10.1201/9781498710411-35" TargetMode="External"/><Relationship Id="rId108" Type="http://schemas.openxmlformats.org/officeDocument/2006/relationships/hyperlink" Target="https://doi.org/10.1109/tvcg.2025.3549542" TargetMode="External"/><Relationship Id="rId129" Type="http://schemas.openxmlformats.org/officeDocument/2006/relationships/hyperlink" Target="https://dl.acm.org/doi/10.1145/3411764.3445327" TargetMode="External"/><Relationship Id="rId54" Type="http://schemas.openxmlformats.org/officeDocument/2006/relationships/hyperlink" Target="https://doi.org/10.3390/s17030565" TargetMode="External"/><Relationship Id="rId75" Type="http://schemas.openxmlformats.org/officeDocument/2006/relationships/hyperlink" Target="https://doi.org/10.1167/jov.23.5.5" TargetMode="External"/><Relationship Id="rId96" Type="http://schemas.openxmlformats.org/officeDocument/2006/relationships/hyperlink" Target="http://proceedings.spiedigitallibrary.org/proceeding.aspx?doi=10.1117/12.2281001" TargetMode="External"/><Relationship Id="rId140" Type="http://schemas.openxmlformats.org/officeDocument/2006/relationships/hyperlink" Target="https://dl.acm.org/doi/10.1145/2971648.2971723" TargetMode="External"/><Relationship Id="rId161" Type="http://schemas.openxmlformats.org/officeDocument/2006/relationships/hyperlink" Target="https://doi.org/10.1145/3414839" TargetMode="External"/><Relationship Id="rId1" Type="http://schemas.openxmlformats.org/officeDocument/2006/relationships/numbering" Target="numbering.xml"/><Relationship Id="rId6" Type="http://schemas.openxmlformats.org/officeDocument/2006/relationships/comments" Target="comments.xml"/><Relationship Id="rId23" Type="http://schemas.openxmlformats.org/officeDocument/2006/relationships/hyperlink" Target="https://doi.org/10.1364/oe.23.005117" TargetMode="External"/><Relationship Id="rId28" Type="http://schemas.openxmlformats.org/officeDocument/2006/relationships/hyperlink" Target="https://doi.org/10.1080/10447310802205776" TargetMode="External"/><Relationship Id="rId49" Type="http://schemas.openxmlformats.org/officeDocument/2006/relationships/hyperlink" Target="https://doi.org/10.1145/3491102.3501951" TargetMode="External"/><Relationship Id="rId114" Type="http://schemas.openxmlformats.org/officeDocument/2006/relationships/hyperlink" Target="https://linkinghub.elsevier.com/retrieve/pii/S0161642080352603" TargetMode="External"/><Relationship Id="rId119" Type="http://schemas.openxmlformats.org/officeDocument/2006/relationships/hyperlink" Target="https://link.springer.com/10.1007/s10384-024-01068-0" TargetMode="External"/><Relationship Id="rId44" Type="http://schemas.openxmlformats.org/officeDocument/2006/relationships/hyperlink" Target="https://doi.org/10.48550/arXiv.2107.14382" TargetMode="External"/><Relationship Id="rId60" Type="http://schemas.openxmlformats.org/officeDocument/2006/relationships/hyperlink" Target="https://doi.org/10.1364/OE.479258" TargetMode="External"/><Relationship Id="rId65" Type="http://schemas.openxmlformats.org/officeDocument/2006/relationships/hyperlink" Target="https://rgdoi.net/10.13140/RG.2.2.20339.50725" TargetMode="External"/><Relationship Id="rId81" Type="http://schemas.openxmlformats.org/officeDocument/2006/relationships/hyperlink" Target="https://doi.org/10.4018/ijesma.2014100104" TargetMode="External"/><Relationship Id="rId86" Type="http://schemas.openxmlformats.org/officeDocument/2006/relationships/hyperlink" Target="https://doi.org/10.1016/j.eswa.2022.118720" TargetMode="External"/><Relationship Id="rId130" Type="http://schemas.openxmlformats.org/officeDocument/2006/relationships/hyperlink" Target="https://doi.org/10.3390/electronics10222756" TargetMode="External"/><Relationship Id="rId135" Type="http://schemas.openxmlformats.org/officeDocument/2006/relationships/hyperlink" Target="https://www.nature.com/articles/s41598-024-54428-8" TargetMode="External"/><Relationship Id="rId151" Type="http://schemas.openxmlformats.org/officeDocument/2006/relationships/hyperlink" Target="https://doi.org/10.1097/00006324-200211000-00009" TargetMode="External"/><Relationship Id="rId156" Type="http://schemas.openxmlformats.org/officeDocument/2006/relationships/hyperlink" Target="https://doi.org/10.3390/electronics12143089" TargetMode="External"/><Relationship Id="rId172" Type="http://schemas.openxmlformats.org/officeDocument/2006/relationships/hyperlink" Target="https://link.springer.com/10.1007/s11554-024-01532-7" TargetMode="External"/><Relationship Id="rId13" Type="http://schemas.openxmlformats.org/officeDocument/2006/relationships/image" Target="media/image5.png"/><Relationship Id="rId18" Type="http://schemas.openxmlformats.org/officeDocument/2006/relationships/hyperlink" Target="https://doi.org/10.1145/3706598.3714284" TargetMode="External"/><Relationship Id="rId39" Type="http://schemas.openxmlformats.org/officeDocument/2006/relationships/hyperlink" Target="https://doi.org/10.1016/j.ajo.2017.02.016" TargetMode="External"/><Relationship Id="rId109" Type="http://schemas.openxmlformats.org/officeDocument/2006/relationships/hyperlink" Target="https://doi.org/10.1109/tvcg.2025.3549542" TargetMode="External"/><Relationship Id="rId34" Type="http://schemas.openxmlformats.org/officeDocument/2006/relationships/hyperlink" Target="https://www.taylorfrancis.com/books/9781498710411/chapters/10.1201/9781498710411-35" TargetMode="External"/><Relationship Id="rId50" Type="http://schemas.openxmlformats.org/officeDocument/2006/relationships/hyperlink" Target="https://doi.org/10.1145/3491102.3501951" TargetMode="External"/><Relationship Id="rId55" Type="http://schemas.openxmlformats.org/officeDocument/2006/relationships/hyperlink" Target="https://doi.org/10.3390/s17030565" TargetMode="External"/><Relationship Id="rId76" Type="http://schemas.openxmlformats.org/officeDocument/2006/relationships/hyperlink" Target="https://doi.org/10.1167/jov.23.5.5" TargetMode="External"/><Relationship Id="rId97" Type="http://schemas.openxmlformats.org/officeDocument/2006/relationships/hyperlink" Target="http://proceedings.spiedigitallibrary.org/proceeding.aspx?doi=10.1117/12.2281001" TargetMode="External"/><Relationship Id="rId104" Type="http://schemas.openxmlformats.org/officeDocument/2006/relationships/hyperlink" Target="https://doi.org/10.1167/iovs.05-1672" TargetMode="External"/><Relationship Id="rId120" Type="http://schemas.openxmlformats.org/officeDocument/2006/relationships/hyperlink" Target="https://link.springer.com/10.1007/s10384-024-01068-0" TargetMode="External"/><Relationship Id="rId125" Type="http://schemas.openxmlformats.org/officeDocument/2006/relationships/hyperlink" Target="https://learn.microsoft.com/en-us/dotnet/api/overview/azure/mixedreality.objectanchors.conversion-readme?view=azure-dotnet-preview" TargetMode="External"/><Relationship Id="rId141" Type="http://schemas.openxmlformats.org/officeDocument/2006/relationships/hyperlink" Target="https://doi.org/10.1007/s11042-024-19087-x" TargetMode="External"/><Relationship Id="rId146" Type="http://schemas.openxmlformats.org/officeDocument/2006/relationships/hyperlink" Target="https://doi.org/10.1167/iovs.14-16311" TargetMode="External"/><Relationship Id="rId167" Type="http://schemas.openxmlformats.org/officeDocument/2006/relationships/hyperlink" Target="https://www.mdpi.com/2072-4292/16/23/4493" TargetMode="External"/><Relationship Id="rId7" Type="http://schemas.microsoft.com/office/2011/relationships/commentsExtended" Target="commentsExtended.xml"/><Relationship Id="rId71" Type="http://schemas.openxmlformats.org/officeDocument/2006/relationships/hyperlink" Target="https://doi.org/10.1007/s10384-018-00644-5" TargetMode="External"/><Relationship Id="rId92" Type="http://schemas.openxmlformats.org/officeDocument/2006/relationships/hyperlink" Target="https://dl.acm.org/doi/10.1145/3605390.3605421" TargetMode="External"/><Relationship Id="rId162" Type="http://schemas.openxmlformats.org/officeDocument/2006/relationships/hyperlink" Target="https://dl.acm.org/doi/10.1145/3414839" TargetMode="External"/><Relationship Id="rId2" Type="http://schemas.openxmlformats.org/officeDocument/2006/relationships/styles" Target="styles.xml"/><Relationship Id="rId29" Type="http://schemas.openxmlformats.org/officeDocument/2006/relationships/hyperlink" Target="http://www.tandfonline.com/doi/abs/10.1080/10447310802205776" TargetMode="External"/><Relationship Id="rId24" Type="http://schemas.openxmlformats.org/officeDocument/2006/relationships/hyperlink" Target="https://doi.org/10.1364/oe.23.005117" TargetMode="External"/><Relationship Id="rId40" Type="http://schemas.openxmlformats.org/officeDocument/2006/relationships/hyperlink" Target="https://linkinghub.elsevier.com/retrieve/pii/S0002939417300764" TargetMode="External"/><Relationship Id="rId45" Type="http://schemas.openxmlformats.org/officeDocument/2006/relationships/hyperlink" Target="https://arxiv.org/abs/2107.14382%20%5Bcs%5D" TargetMode="External"/><Relationship Id="rId66" Type="http://schemas.openxmlformats.org/officeDocument/2006/relationships/hyperlink" Target="https://doi.org/10.1167/iovs.03-1061" TargetMode="External"/><Relationship Id="rId87" Type="http://schemas.openxmlformats.org/officeDocument/2006/relationships/hyperlink" Target="https://doi.org/10.1016/j.eswa.2022.118720" TargetMode="External"/><Relationship Id="rId110" Type="http://schemas.openxmlformats.org/officeDocument/2006/relationships/hyperlink" Target="https://ieeexplore.ieee.org/document/10934147/" TargetMode="External"/><Relationship Id="rId115" Type="http://schemas.openxmlformats.org/officeDocument/2006/relationships/hyperlink" Target="https://linkinghub.elsevier.com/retrieve/pii/S0161642080352603" TargetMode="External"/><Relationship Id="rId131" Type="http://schemas.openxmlformats.org/officeDocument/2006/relationships/hyperlink" Target="https://doi.org/10.3390/electronics10222756" TargetMode="External"/><Relationship Id="rId136" Type="http://schemas.openxmlformats.org/officeDocument/2006/relationships/hyperlink" Target="https://www.nature.com/articles/s41598-024-54428-8" TargetMode="External"/><Relationship Id="rId157" Type="http://schemas.openxmlformats.org/officeDocument/2006/relationships/hyperlink" Target="https://doi.org/10.3390/electronics12143089" TargetMode="External"/><Relationship Id="rId61" Type="http://schemas.openxmlformats.org/officeDocument/2006/relationships/hyperlink" Target="https://doi.org/10.13140/RG.2.2.20339.50725" TargetMode="External"/><Relationship Id="rId82" Type="http://schemas.openxmlformats.org/officeDocument/2006/relationships/hyperlink" Target="https://services.igi-global.com/resolvedoi/resolve.aspx?doi=10.4018/ijesma.2014100104" TargetMode="External"/><Relationship Id="rId152" Type="http://schemas.openxmlformats.org/officeDocument/2006/relationships/hyperlink" Target="https://doi.org/10.1097/00006324-200211000-00009" TargetMode="External"/><Relationship Id="rId173" Type="http://schemas.openxmlformats.org/officeDocument/2006/relationships/fontTable" Target="fontTable.xml"/><Relationship Id="rId19" Type="http://schemas.openxmlformats.org/officeDocument/2006/relationships/hyperlink" Target="https://doi.org/10.1145/3706598.3714284" TargetMode="External"/><Relationship Id="rId14" Type="http://schemas.openxmlformats.org/officeDocument/2006/relationships/image" Target="media/image6.png"/><Relationship Id="rId30" Type="http://schemas.openxmlformats.org/officeDocument/2006/relationships/hyperlink" Target="http://www.tandfonline.com/doi/abs/10.1080/10447310802205776" TargetMode="External"/><Relationship Id="rId35" Type="http://schemas.openxmlformats.org/officeDocument/2006/relationships/hyperlink" Target="https://www.taylorfrancis.com/books/9781498710411/chapters/10.1201/9781498710411-35" TargetMode="External"/><Relationship Id="rId56" Type="http://schemas.openxmlformats.org/officeDocument/2006/relationships/hyperlink" Target="https://doi.org/10.3390/s17030565" TargetMode="External"/><Relationship Id="rId77" Type="http://schemas.openxmlformats.org/officeDocument/2006/relationships/hyperlink" Target="https://jov.arvojournals.org/article.aspx?articleid=2785592" TargetMode="External"/><Relationship Id="rId100" Type="http://schemas.openxmlformats.org/officeDocument/2006/relationships/hyperlink" Target="https://arxiv.org/abs/2305.10974%20%5Bcs%5D" TargetMode="External"/><Relationship Id="rId105" Type="http://schemas.openxmlformats.org/officeDocument/2006/relationships/hyperlink" Target="http://iovs.arvojournals.org/article.aspx?doi=10.1167/iovs.05-1672" TargetMode="External"/><Relationship Id="rId126" Type="http://schemas.openxmlformats.org/officeDocument/2006/relationships/hyperlink" Target="https://doi.org/10.1145/3411764.3445327" TargetMode="External"/><Relationship Id="rId147" Type="http://schemas.openxmlformats.org/officeDocument/2006/relationships/hyperlink" Target="http://iovs.arvojournals.org/article.aspx?doi=10.1167/iovs.14-16311" TargetMode="External"/><Relationship Id="rId168" Type="http://schemas.openxmlformats.org/officeDocument/2006/relationships/hyperlink" Target="https://doi.org/10.1007/s11554-024-01532-7" TargetMode="External"/><Relationship Id="rId8" Type="http://schemas.microsoft.com/office/2016/09/relationships/commentsIds" Target="commentsIds.xml"/><Relationship Id="rId51" Type="http://schemas.openxmlformats.org/officeDocument/2006/relationships/hyperlink" Target="https://doi.org/10.1145/3491102.3501951" TargetMode="External"/><Relationship Id="rId72" Type="http://schemas.openxmlformats.org/officeDocument/2006/relationships/hyperlink" Target="https://doi.org/10.1007/s10384-018-00644-5" TargetMode="External"/><Relationship Id="rId93" Type="http://schemas.openxmlformats.org/officeDocument/2006/relationships/hyperlink" Target="https://dl.acm.org/doi/10.1145/3605390.3605421" TargetMode="External"/><Relationship Id="rId98" Type="http://schemas.openxmlformats.org/officeDocument/2006/relationships/hyperlink" Target="https://doi.org/10.48550/arXiv.2305.10974" TargetMode="External"/><Relationship Id="rId121" Type="http://schemas.openxmlformats.org/officeDocument/2006/relationships/hyperlink" Target="https://learn.microsoft.com/en-us/dotnet/api/overview/azure/mixedreality.objectanchors.conversion-readme?view=azure-dotnet-preview" TargetMode="External"/><Relationship Id="rId142" Type="http://schemas.openxmlformats.org/officeDocument/2006/relationships/hyperlink" Target="https://doi.org/10.1007/s11042-024-19087-x" TargetMode="External"/><Relationship Id="rId163" Type="http://schemas.openxmlformats.org/officeDocument/2006/relationships/hyperlink" Target="https://dl.acm.org/doi/10.1145/3414839" TargetMode="External"/><Relationship Id="rId3" Type="http://schemas.openxmlformats.org/officeDocument/2006/relationships/settings" Target="settings.xml"/><Relationship Id="rId25" Type="http://schemas.openxmlformats.org/officeDocument/2006/relationships/hyperlink" Target="https://opg.optica.org/abstract.cfm?URI=oe-23-4-5117" TargetMode="External"/><Relationship Id="rId46" Type="http://schemas.openxmlformats.org/officeDocument/2006/relationships/hyperlink" Target="https://arxiv.org/abs/2107.14382%20%5Bcs%5D" TargetMode="External"/><Relationship Id="rId67" Type="http://schemas.openxmlformats.org/officeDocument/2006/relationships/hyperlink" Target="https://doi.org/10.1167/iovs.03-1061" TargetMode="External"/><Relationship Id="rId116" Type="http://schemas.openxmlformats.org/officeDocument/2006/relationships/hyperlink" Target="https://doi.org/10.1007/s10384-024-01068-0" TargetMode="External"/><Relationship Id="rId137" Type="http://schemas.openxmlformats.org/officeDocument/2006/relationships/hyperlink" Target="https://doi.org/10.1145/2971648.2971723" TargetMode="External"/><Relationship Id="rId158" Type="http://schemas.openxmlformats.org/officeDocument/2006/relationships/hyperlink" Target="https://www.mdpi.com/2079-9292/12/14/3089" TargetMode="External"/><Relationship Id="rId20" Type="http://schemas.openxmlformats.org/officeDocument/2006/relationships/hyperlink" Target="https://dl.acm.org/doi/10.1145/3706598.3714284" TargetMode="External"/><Relationship Id="rId41" Type="http://schemas.openxmlformats.org/officeDocument/2006/relationships/hyperlink" Target="https://linkinghub.elsevier.com/retrieve/pii/S0002939417300764" TargetMode="External"/><Relationship Id="rId62" Type="http://schemas.openxmlformats.org/officeDocument/2006/relationships/hyperlink" Target="https://doi.org/10.13140/RG.2.2.20339.50725" TargetMode="External"/><Relationship Id="rId83" Type="http://schemas.openxmlformats.org/officeDocument/2006/relationships/hyperlink" Target="https://services.igi-global.com/resolvedoi/resolve.aspx?doi=10.4018/ijesma.2014100104" TargetMode="External"/><Relationship Id="rId88" Type="http://schemas.openxmlformats.org/officeDocument/2006/relationships/hyperlink" Target="https://linkinghub.elsevier.com/retrieve/pii/S0957417422017432" TargetMode="External"/><Relationship Id="rId111" Type="http://schemas.openxmlformats.org/officeDocument/2006/relationships/hyperlink" Target="https://ieeexplore.ieee.org/document/10934147/" TargetMode="External"/><Relationship Id="rId132" Type="http://schemas.openxmlformats.org/officeDocument/2006/relationships/hyperlink" Target="https://www.mdpi.com/2079-9292/10/22/2756" TargetMode="External"/><Relationship Id="rId153" Type="http://schemas.openxmlformats.org/officeDocument/2006/relationships/hyperlink" Target="http://journals.lww.com/00006324-200211000-00009" TargetMode="External"/><Relationship Id="rId174" Type="http://schemas.microsoft.com/office/2011/relationships/people" Target="people.xml"/><Relationship Id="rId15" Type="http://schemas.openxmlformats.org/officeDocument/2006/relationships/image" Target="media/image7.png"/><Relationship Id="rId36" Type="http://schemas.openxmlformats.org/officeDocument/2006/relationships/hyperlink" Target="https://www.taylorfrancis.com/books/9781498710411/chapters/10.1201/9781498710411-35" TargetMode="External"/><Relationship Id="rId57" Type="http://schemas.openxmlformats.org/officeDocument/2006/relationships/hyperlink" Target="https://www.mdpi.com/1424-8220/17/3/565" TargetMode="External"/><Relationship Id="rId106" Type="http://schemas.openxmlformats.org/officeDocument/2006/relationships/hyperlink" Target="http://iovs.arvojournals.org/article.aspx?doi=10.1167/iovs.05-1672" TargetMode="External"/><Relationship Id="rId127" Type="http://schemas.openxmlformats.org/officeDocument/2006/relationships/hyperlink" Target="https://doi.org/10.1145/3411764.3445327" TargetMode="External"/><Relationship Id="rId10" Type="http://schemas.openxmlformats.org/officeDocument/2006/relationships/image" Target="media/image2.jpg"/><Relationship Id="rId31" Type="http://schemas.openxmlformats.org/officeDocument/2006/relationships/hyperlink" Target="https://doi.org/10.1201/9781498710411-35" TargetMode="External"/><Relationship Id="rId52" Type="http://schemas.openxmlformats.org/officeDocument/2006/relationships/hyperlink" Target="https://dl.acm.org/doi/10.1145/3491102.3501951" TargetMode="External"/><Relationship Id="rId73" Type="http://schemas.openxmlformats.org/officeDocument/2006/relationships/hyperlink" Target="http://link.springer.com/10.1007/s10384-018-00644-5" TargetMode="External"/><Relationship Id="rId78" Type="http://schemas.openxmlformats.org/officeDocument/2006/relationships/hyperlink" Target="https://jov.arvojournals.org/article.aspx?articleid=2785592" TargetMode="External"/><Relationship Id="rId94" Type="http://schemas.openxmlformats.org/officeDocument/2006/relationships/hyperlink" Target="https://doi.org/10.1117/12.2281001" TargetMode="External"/><Relationship Id="rId99" Type="http://schemas.openxmlformats.org/officeDocument/2006/relationships/hyperlink" Target="https://doi.org/10.48550/arXiv.2305.10974" TargetMode="External"/><Relationship Id="rId101" Type="http://schemas.openxmlformats.org/officeDocument/2006/relationships/hyperlink" Target="https://arxiv.org/abs/2305.10974%20%5Bcs%5D" TargetMode="External"/><Relationship Id="rId122" Type="http://schemas.openxmlformats.org/officeDocument/2006/relationships/hyperlink" Target="https://learn.microsoft.com/en-us/dotnet/api/overview/azure/mixedreality.objectanchors.conversion-readme?view=azure-dotnet-preview" TargetMode="External"/><Relationship Id="rId143" Type="http://schemas.openxmlformats.org/officeDocument/2006/relationships/hyperlink" Target="https://link.springer.com/10.1007/s11042-024-19087-x" TargetMode="External"/><Relationship Id="rId148" Type="http://schemas.openxmlformats.org/officeDocument/2006/relationships/hyperlink" Target="http://iovs.arvojournals.org/article.aspx?doi=10.1167/iovs.14-16311" TargetMode="External"/><Relationship Id="rId164" Type="http://schemas.openxmlformats.org/officeDocument/2006/relationships/hyperlink" Target="https://doi.org/10.3390/rs16234493" TargetMode="External"/><Relationship Id="rId169" Type="http://schemas.openxmlformats.org/officeDocument/2006/relationships/hyperlink" Target="https://doi.org/10.1007/s11554-024-01532-7" TargetMode="External"/><Relationship Id="rId4" Type="http://schemas.openxmlformats.org/officeDocument/2006/relationships/webSettings" Target="webSettings.xml"/><Relationship Id="rId9" Type="http://schemas.microsoft.com/office/2018/08/relationships/commentsExtensible" Target="commentsExtensible.xml"/><Relationship Id="rId26" Type="http://schemas.openxmlformats.org/officeDocument/2006/relationships/hyperlink" Target="https://opg.optica.org/abstract.cfm?URI=oe-23-4-5117" TargetMode="External"/><Relationship Id="rId47" Type="http://schemas.openxmlformats.org/officeDocument/2006/relationships/hyperlink" Target="http://arxiv.org/abs/2107.14382" TargetMode="External"/><Relationship Id="rId68" Type="http://schemas.openxmlformats.org/officeDocument/2006/relationships/hyperlink" Target="https://doi.org/10.1167/iovs.03-1061" TargetMode="External"/><Relationship Id="rId89" Type="http://schemas.openxmlformats.org/officeDocument/2006/relationships/hyperlink" Target="https://linkinghub.elsevier.com/retrieve/pii/S0957417422017432" TargetMode="External"/><Relationship Id="rId112" Type="http://schemas.openxmlformats.org/officeDocument/2006/relationships/hyperlink" Target="https://doi.org/10.1016/s0161-6420(80)35260-3" TargetMode="External"/><Relationship Id="rId133" Type="http://schemas.openxmlformats.org/officeDocument/2006/relationships/hyperlink" Target="https://doi.org/10.1038/s41598-024-54428-8" TargetMode="External"/><Relationship Id="rId154" Type="http://schemas.openxmlformats.org/officeDocument/2006/relationships/hyperlink" Target="http://journals.lww.com/00006324-200211000-00009" TargetMode="External"/><Relationship Id="rId175" Type="http://schemas.openxmlformats.org/officeDocument/2006/relationships/theme" Target="theme/theme1.xml"/><Relationship Id="rId16" Type="http://schemas.openxmlformats.org/officeDocument/2006/relationships/image" Target="media/image8.png"/><Relationship Id="rId37" Type="http://schemas.openxmlformats.org/officeDocument/2006/relationships/hyperlink" Target="https://www.taylorfrancis.com/books/9781498710411/chapters/10.1201/9781498710411-35" TargetMode="External"/><Relationship Id="rId58" Type="http://schemas.openxmlformats.org/officeDocument/2006/relationships/hyperlink" Target="https://www.mdpi.com/1424-8220/17/3/565" TargetMode="External"/><Relationship Id="rId79" Type="http://schemas.openxmlformats.org/officeDocument/2006/relationships/hyperlink" Target="https://doi.org/10.4018/ijesma.2014100104" TargetMode="External"/><Relationship Id="rId102" Type="http://schemas.openxmlformats.org/officeDocument/2006/relationships/hyperlink" Target="http://arxiv.org/abs/2305.10974" TargetMode="External"/><Relationship Id="rId123" Type="http://schemas.openxmlformats.org/officeDocument/2006/relationships/hyperlink" Target="https://learn.microsoft.com/en-us/dotnet/api/overview/azure/mixedreality.objectanchors.conversion-readme?view=azure-dotnet-preview" TargetMode="External"/><Relationship Id="rId144" Type="http://schemas.openxmlformats.org/officeDocument/2006/relationships/hyperlink" Target="https://link.springer.com/10.1007/s11042-024-19087-x" TargetMode="External"/><Relationship Id="rId90" Type="http://schemas.openxmlformats.org/officeDocument/2006/relationships/hyperlink" Target="https://doi.org/10.1145/3605390.3605421" TargetMode="External"/><Relationship Id="rId165" Type="http://schemas.openxmlformats.org/officeDocument/2006/relationships/hyperlink" Target="https://doi.org/10.3390/rs16234493" TargetMode="External"/><Relationship Id="rId27" Type="http://schemas.openxmlformats.org/officeDocument/2006/relationships/hyperlink" Target="https://doi.org/10.1080/10447310802205776" TargetMode="External"/><Relationship Id="rId48" Type="http://schemas.openxmlformats.org/officeDocument/2006/relationships/hyperlink" Target="http://arxiv.org/abs/2107.14382" TargetMode="External"/><Relationship Id="rId69" Type="http://schemas.openxmlformats.org/officeDocument/2006/relationships/hyperlink" Target="http://iovs.arvojournals.org/article.aspx?doi=10.1167/iovs.03-1061" TargetMode="External"/><Relationship Id="rId113" Type="http://schemas.openxmlformats.org/officeDocument/2006/relationships/hyperlink" Target="https://doi.org/10.1016/s0161-6420(80)35260-3" TargetMode="External"/><Relationship Id="rId134" Type="http://schemas.openxmlformats.org/officeDocument/2006/relationships/hyperlink" Target="https://doi.org/10.1038/s41598-024-54428-8" TargetMode="External"/><Relationship Id="rId80" Type="http://schemas.openxmlformats.org/officeDocument/2006/relationships/hyperlink" Target="https://doi.org/10.4018/ijesma.2014100104" TargetMode="External"/><Relationship Id="rId155" Type="http://schemas.openxmlformats.org/officeDocument/2006/relationships/hyperlink" Target="https://doi.org/10.3390/electronics12143089" TargetMode="External"/><Relationship Id="rId17" Type="http://schemas.openxmlformats.org/officeDocument/2006/relationships/image" Target="media/image9.png"/><Relationship Id="rId38" Type="http://schemas.openxmlformats.org/officeDocument/2006/relationships/hyperlink" Target="https://doi.org/10.1016/j.ajo.2017.02.016" TargetMode="External"/><Relationship Id="rId59" Type="http://schemas.openxmlformats.org/officeDocument/2006/relationships/hyperlink" Target="https://doi.org/10.1364/OE.479258" TargetMode="External"/><Relationship Id="rId103" Type="http://schemas.openxmlformats.org/officeDocument/2006/relationships/hyperlink" Target="https://doi.org/10.1167/iovs.05-1672" TargetMode="External"/><Relationship Id="rId124" Type="http://schemas.openxmlformats.org/officeDocument/2006/relationships/hyperlink" Target="https://learn.microsoft.com/en-us/dotnet/api/overview/azure/mixedreality.objectanchors.conversion-readme?view=azure-dotnet-preview" TargetMode="External"/><Relationship Id="rId70" Type="http://schemas.openxmlformats.org/officeDocument/2006/relationships/hyperlink" Target="http://iovs.arvojournals.org/article.aspx?doi=10.1167/iovs.03-1061" TargetMode="External"/><Relationship Id="rId91" Type="http://schemas.openxmlformats.org/officeDocument/2006/relationships/hyperlink" Target="https://doi.org/10.1145/3605390.3605421" TargetMode="External"/><Relationship Id="rId145" Type="http://schemas.openxmlformats.org/officeDocument/2006/relationships/hyperlink" Target="https://doi.org/10.1167/iovs.14-16311" TargetMode="External"/><Relationship Id="rId166" Type="http://schemas.openxmlformats.org/officeDocument/2006/relationships/hyperlink" Target="https://www.mdpi.com/2072-4292/16/23/44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14881</Words>
  <Characters>84828</Characters>
  <Application>Microsoft Office Word</Application>
  <DocSecurity>0</DocSecurity>
  <Lines>706</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VGTC Conference Paper</dc:subject>
  <dc:creator>שרית פליציה אנאיס שפירו</dc:creator>
  <cp:keywords/>
  <cp:lastModifiedBy>שרית פליציה אנאיס שפירו</cp:lastModifiedBy>
  <cp:revision>3</cp:revision>
  <dcterms:created xsi:type="dcterms:W3CDTF">2025-11-13T05:56:00Z</dcterms:created>
  <dcterms:modified xsi:type="dcterms:W3CDTF">2025-11-13T05:56:00Z</dcterms:modified>
</cp:coreProperties>
</file>